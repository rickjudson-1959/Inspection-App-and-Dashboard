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AC5117" w14:textId="77777777" w:rsidR="00D54D59" w:rsidRPr="00E81E5B" w:rsidRDefault="00D54D59" w:rsidP="00D54D59">
      <w:pPr>
        <w:pStyle w:val="Heading2"/>
        <w:numPr>
          <w:ilvl w:val="0"/>
          <w:numId w:val="0"/>
        </w:numPr>
        <w:ind w:left="851" w:hanging="851"/>
        <w:rPr>
          <w:rFonts w:cs="Tahoma"/>
          <w:szCs w:val="24"/>
        </w:rPr>
      </w:pPr>
      <w:bookmarkStart w:id="0" w:name="_Toc460746609"/>
      <w:bookmarkStart w:id="1" w:name="_Toc463419366"/>
      <w:bookmarkStart w:id="2" w:name="_Toc145896488"/>
      <w:r w:rsidRPr="00E81E5B">
        <w:rPr>
          <w:rFonts w:cs="Tahoma"/>
          <w:szCs w:val="24"/>
        </w:rPr>
        <w:t xml:space="preserve">Field Office </w:t>
      </w:r>
      <w:r w:rsidR="00640EBF">
        <w:rPr>
          <w:rFonts w:cs="Tahoma"/>
          <w:szCs w:val="24"/>
        </w:rPr>
        <w:t xml:space="preserve">Cost Tracking/Accrual Procedures </w:t>
      </w:r>
      <w:bookmarkEnd w:id="0"/>
      <w:bookmarkEnd w:id="1"/>
      <w:bookmarkEnd w:id="2"/>
      <w:r w:rsidR="00640EBF">
        <w:rPr>
          <w:rFonts w:cs="Tahoma"/>
          <w:szCs w:val="24"/>
        </w:rPr>
        <w:t>(Sunrise)</w:t>
      </w:r>
      <w:r w:rsidRPr="00E81E5B">
        <w:rPr>
          <w:rFonts w:cs="Tahoma"/>
          <w:szCs w:val="24"/>
        </w:rPr>
        <w:t xml:space="preserve"> </w:t>
      </w:r>
    </w:p>
    <w:p w14:paraId="13AFC5DC" w14:textId="77777777" w:rsidR="001D13BF" w:rsidRPr="001D13BF" w:rsidRDefault="001D13BF" w:rsidP="001D13BF">
      <w:pPr>
        <w:pStyle w:val="Num1"/>
        <w:numPr>
          <w:ilvl w:val="0"/>
          <w:numId w:val="0"/>
        </w:numPr>
        <w:ind w:left="1080"/>
        <w:rPr>
          <w:rFonts w:cs="Tahoma"/>
          <w:b/>
          <w:sz w:val="24"/>
          <w:szCs w:val="24"/>
        </w:rPr>
      </w:pPr>
    </w:p>
    <w:p w14:paraId="59464EFB" w14:textId="77777777" w:rsidR="00640EBF" w:rsidRPr="00640EBF" w:rsidRDefault="00447B71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Steven as discussed, b</w:t>
      </w:r>
      <w:r w:rsidR="00640EBF" w:rsidRPr="00640EBF">
        <w:rPr>
          <w:rFonts w:ascii="Tahoma" w:hAnsi="Tahoma" w:cs="Tahoma"/>
          <w:sz w:val="24"/>
          <w:szCs w:val="24"/>
        </w:rPr>
        <w:t xml:space="preserve">elow is my understanding of the Pembina requirements with respect to providing accruals, weekly cost information and invoicing support </w:t>
      </w:r>
      <w:r>
        <w:rPr>
          <w:rFonts w:ascii="Tahoma" w:hAnsi="Tahoma" w:cs="Tahoma"/>
          <w:sz w:val="24"/>
          <w:szCs w:val="24"/>
        </w:rPr>
        <w:t>from the field (based on my understanding of what Dawn is doing on Sunrise)</w:t>
      </w:r>
    </w:p>
    <w:p w14:paraId="7950C6A7" w14:textId="77777777" w:rsidR="00640EBF" w:rsidRPr="009C2799" w:rsidRDefault="00447B71">
      <w:pPr>
        <w:rPr>
          <w:rFonts w:ascii="Tahoma" w:hAnsi="Tahoma" w:cs="Tahoma"/>
          <w:i/>
          <w:sz w:val="24"/>
          <w:szCs w:val="24"/>
        </w:rPr>
      </w:pPr>
      <w:r w:rsidRPr="009C2799">
        <w:rPr>
          <w:rFonts w:ascii="Tahoma" w:hAnsi="Tahoma" w:cs="Tahoma"/>
          <w:i/>
          <w:sz w:val="24"/>
          <w:szCs w:val="24"/>
        </w:rPr>
        <w:t xml:space="preserve">This summary represents the cost tracking and accrual process </w:t>
      </w:r>
      <w:r w:rsidR="009C2799">
        <w:rPr>
          <w:rFonts w:ascii="Tahoma" w:hAnsi="Tahoma" w:cs="Tahoma"/>
          <w:i/>
          <w:sz w:val="24"/>
          <w:szCs w:val="24"/>
        </w:rPr>
        <w:t xml:space="preserve">requirements </w:t>
      </w:r>
      <w:r w:rsidRPr="009C2799">
        <w:rPr>
          <w:rFonts w:ascii="Tahoma" w:hAnsi="Tahoma" w:cs="Tahoma"/>
          <w:i/>
          <w:sz w:val="24"/>
          <w:szCs w:val="24"/>
        </w:rPr>
        <w:t xml:space="preserve">only – not the </w:t>
      </w:r>
      <w:r w:rsidR="009C2799">
        <w:rPr>
          <w:rFonts w:ascii="Tahoma" w:hAnsi="Tahoma" w:cs="Tahoma"/>
          <w:i/>
          <w:sz w:val="24"/>
          <w:szCs w:val="24"/>
        </w:rPr>
        <w:t xml:space="preserve">support </w:t>
      </w:r>
      <w:r w:rsidRPr="009C2799">
        <w:rPr>
          <w:rFonts w:ascii="Tahoma" w:hAnsi="Tahoma" w:cs="Tahoma"/>
          <w:i/>
          <w:sz w:val="24"/>
          <w:szCs w:val="24"/>
        </w:rPr>
        <w:t xml:space="preserve">for the inspection </w:t>
      </w:r>
      <w:r w:rsidR="009C2799">
        <w:rPr>
          <w:rFonts w:ascii="Tahoma" w:hAnsi="Tahoma" w:cs="Tahoma"/>
          <w:i/>
          <w:sz w:val="24"/>
          <w:szCs w:val="24"/>
        </w:rPr>
        <w:t>requirement</w:t>
      </w:r>
    </w:p>
    <w:p w14:paraId="2AE1DBD9" w14:textId="77777777" w:rsidR="00CB26FF" w:rsidRPr="00E81E5B" w:rsidRDefault="00413A00">
      <w:pPr>
        <w:rPr>
          <w:rFonts w:ascii="Tahoma" w:hAnsi="Tahoma" w:cs="Tahoma"/>
          <w:b/>
          <w:sz w:val="24"/>
          <w:szCs w:val="24"/>
        </w:rPr>
      </w:pPr>
      <w:r w:rsidRPr="00E81E5B">
        <w:rPr>
          <w:rFonts w:ascii="Tahoma" w:hAnsi="Tahoma" w:cs="Tahoma"/>
          <w:b/>
          <w:sz w:val="24"/>
          <w:szCs w:val="24"/>
        </w:rPr>
        <w:t xml:space="preserve">Cost Tracking </w:t>
      </w:r>
    </w:p>
    <w:p w14:paraId="35BBCBF4" w14:textId="77777777" w:rsidR="00640EBF" w:rsidRPr="00640EBF" w:rsidRDefault="00413A00" w:rsidP="00413A00">
      <w:pPr>
        <w:pStyle w:val="Num1"/>
        <w:numPr>
          <w:ilvl w:val="0"/>
          <w:numId w:val="6"/>
        </w:numPr>
        <w:rPr>
          <w:rFonts w:cs="Tahoma"/>
          <w:sz w:val="24"/>
          <w:szCs w:val="24"/>
          <w:lang w:val="en-GB"/>
        </w:rPr>
      </w:pPr>
      <w:r w:rsidRPr="00E81E5B">
        <w:rPr>
          <w:rFonts w:cs="Tahoma"/>
          <w:sz w:val="24"/>
          <w:szCs w:val="24"/>
        </w:rPr>
        <w:t xml:space="preserve">Track and document on a spread sheet the </w:t>
      </w:r>
      <w:r w:rsidR="00640EBF">
        <w:rPr>
          <w:rFonts w:cs="Tahoma"/>
          <w:sz w:val="24"/>
          <w:szCs w:val="24"/>
        </w:rPr>
        <w:t xml:space="preserve">daily cost breakdown for contractors who develop daily time sheets (based on method of compensation) for each </w:t>
      </w:r>
      <w:r w:rsidRPr="00E81E5B">
        <w:rPr>
          <w:rFonts w:cs="Tahoma"/>
          <w:sz w:val="24"/>
          <w:szCs w:val="24"/>
        </w:rPr>
        <w:t>Contractor and Sub-Contractor in the field</w:t>
      </w:r>
      <w:r w:rsidR="00447B71">
        <w:rPr>
          <w:rFonts w:cs="Tahoma"/>
          <w:sz w:val="24"/>
          <w:szCs w:val="24"/>
        </w:rPr>
        <w:t xml:space="preserve"> (I have a sample)</w:t>
      </w:r>
      <w:r w:rsidR="00640EBF">
        <w:rPr>
          <w:rFonts w:cs="Tahoma"/>
          <w:sz w:val="24"/>
          <w:szCs w:val="24"/>
        </w:rPr>
        <w:t>;</w:t>
      </w:r>
    </w:p>
    <w:p w14:paraId="008C2B5B" w14:textId="77777777" w:rsidR="00640EBF" w:rsidRPr="00640EBF" w:rsidRDefault="00640EBF" w:rsidP="00640EBF">
      <w:pPr>
        <w:pStyle w:val="Num1"/>
        <w:numPr>
          <w:ilvl w:val="1"/>
          <w:numId w:val="6"/>
        </w:numPr>
        <w:rPr>
          <w:rFonts w:cs="Tahoma"/>
          <w:sz w:val="24"/>
          <w:szCs w:val="24"/>
          <w:lang w:val="en-GB"/>
        </w:rPr>
      </w:pPr>
      <w:r>
        <w:rPr>
          <w:rFonts w:cs="Tahoma"/>
          <w:sz w:val="24"/>
          <w:szCs w:val="24"/>
          <w:lang w:val="en-GB"/>
        </w:rPr>
        <w:t xml:space="preserve">Sweep contractor </w:t>
      </w:r>
    </w:p>
    <w:p w14:paraId="1C680220" w14:textId="77777777" w:rsidR="00640EBF" w:rsidRPr="00640EBF" w:rsidRDefault="00E81E5B" w:rsidP="00640EBF">
      <w:pPr>
        <w:pStyle w:val="Num1"/>
        <w:numPr>
          <w:ilvl w:val="1"/>
          <w:numId w:val="6"/>
        </w:numPr>
        <w:rPr>
          <w:rFonts w:cs="Tahoma"/>
          <w:sz w:val="24"/>
          <w:szCs w:val="24"/>
          <w:lang w:val="en-GB"/>
        </w:rPr>
      </w:pPr>
      <w:r w:rsidRPr="00E81E5B">
        <w:rPr>
          <w:rFonts w:cs="Tahoma"/>
          <w:sz w:val="24"/>
          <w:szCs w:val="24"/>
        </w:rPr>
        <w:t>NDT</w:t>
      </w:r>
      <w:r w:rsidR="00640EBF">
        <w:rPr>
          <w:rFonts w:cs="Tahoma"/>
          <w:sz w:val="24"/>
          <w:szCs w:val="24"/>
        </w:rPr>
        <w:t xml:space="preserve"> contractor</w:t>
      </w:r>
    </w:p>
    <w:p w14:paraId="5D2644B7" w14:textId="77777777" w:rsidR="00640EBF" w:rsidRPr="00640EBF" w:rsidRDefault="00640EBF" w:rsidP="00640EBF">
      <w:pPr>
        <w:pStyle w:val="Num1"/>
        <w:numPr>
          <w:ilvl w:val="1"/>
          <w:numId w:val="6"/>
        </w:numPr>
        <w:rPr>
          <w:rFonts w:cs="Tahoma"/>
          <w:sz w:val="24"/>
          <w:szCs w:val="24"/>
          <w:lang w:val="en-GB"/>
        </w:rPr>
      </w:pPr>
      <w:r>
        <w:rPr>
          <w:rFonts w:cs="Tahoma"/>
          <w:sz w:val="24"/>
          <w:szCs w:val="24"/>
        </w:rPr>
        <w:t>Altus</w:t>
      </w:r>
    </w:p>
    <w:p w14:paraId="20270393" w14:textId="77777777" w:rsidR="00640EBF" w:rsidRPr="00640EBF" w:rsidRDefault="00640EBF" w:rsidP="00640EBF">
      <w:pPr>
        <w:pStyle w:val="Num1"/>
        <w:numPr>
          <w:ilvl w:val="1"/>
          <w:numId w:val="6"/>
        </w:numPr>
        <w:rPr>
          <w:rFonts w:cs="Tahoma"/>
          <w:sz w:val="24"/>
          <w:szCs w:val="24"/>
          <w:lang w:val="en-GB"/>
        </w:rPr>
      </w:pPr>
      <w:r>
        <w:rPr>
          <w:rFonts w:cs="Tahoma"/>
          <w:sz w:val="24"/>
          <w:szCs w:val="24"/>
        </w:rPr>
        <w:t>Davis safety</w:t>
      </w:r>
    </w:p>
    <w:p w14:paraId="13C0ED88" w14:textId="77777777" w:rsidR="00640EBF" w:rsidRPr="00640EBF" w:rsidRDefault="00E81E5B" w:rsidP="00640EBF">
      <w:pPr>
        <w:pStyle w:val="Num1"/>
        <w:numPr>
          <w:ilvl w:val="1"/>
          <w:numId w:val="6"/>
        </w:numPr>
        <w:rPr>
          <w:rFonts w:cs="Tahoma"/>
          <w:sz w:val="24"/>
          <w:szCs w:val="24"/>
          <w:lang w:val="en-GB"/>
        </w:rPr>
      </w:pPr>
      <w:r w:rsidRPr="00E81E5B">
        <w:rPr>
          <w:rFonts w:cs="Tahoma"/>
          <w:sz w:val="24"/>
          <w:szCs w:val="24"/>
        </w:rPr>
        <w:t xml:space="preserve">Survey </w:t>
      </w:r>
      <w:r w:rsidR="00640EBF">
        <w:rPr>
          <w:rFonts w:cs="Tahoma"/>
          <w:sz w:val="24"/>
          <w:szCs w:val="24"/>
        </w:rPr>
        <w:t xml:space="preserve">contractor </w:t>
      </w:r>
    </w:p>
    <w:p w14:paraId="6B6526B0" w14:textId="77777777" w:rsidR="00640EBF" w:rsidRPr="00640EBF" w:rsidRDefault="00640EBF" w:rsidP="00640EBF">
      <w:pPr>
        <w:pStyle w:val="Num1"/>
        <w:numPr>
          <w:ilvl w:val="1"/>
          <w:numId w:val="6"/>
        </w:numPr>
        <w:rPr>
          <w:rFonts w:cs="Tahoma"/>
          <w:sz w:val="24"/>
          <w:szCs w:val="24"/>
          <w:lang w:val="en-GB"/>
        </w:rPr>
      </w:pPr>
      <w:r>
        <w:rPr>
          <w:rFonts w:cs="Tahoma"/>
          <w:sz w:val="24"/>
          <w:szCs w:val="24"/>
        </w:rPr>
        <w:t>Progress Land</w:t>
      </w:r>
    </w:p>
    <w:p w14:paraId="228A1531" w14:textId="77777777" w:rsidR="00640EBF" w:rsidRPr="00447B71" w:rsidRDefault="00640EBF" w:rsidP="00640EBF">
      <w:pPr>
        <w:pStyle w:val="Num1"/>
        <w:numPr>
          <w:ilvl w:val="1"/>
          <w:numId w:val="6"/>
        </w:numPr>
        <w:rPr>
          <w:rFonts w:cs="Tahoma"/>
          <w:sz w:val="24"/>
          <w:szCs w:val="24"/>
          <w:lang w:val="en-GB"/>
        </w:rPr>
      </w:pPr>
      <w:r>
        <w:rPr>
          <w:rFonts w:cs="Tahoma"/>
          <w:sz w:val="24"/>
          <w:szCs w:val="24"/>
        </w:rPr>
        <w:t xml:space="preserve">Environment </w:t>
      </w:r>
    </w:p>
    <w:p w14:paraId="265BB7F8" w14:textId="77777777" w:rsidR="00447B71" w:rsidRPr="00640EBF" w:rsidRDefault="00447B71" w:rsidP="00640EBF">
      <w:pPr>
        <w:pStyle w:val="Num1"/>
        <w:numPr>
          <w:ilvl w:val="1"/>
          <w:numId w:val="6"/>
        </w:numPr>
        <w:rPr>
          <w:rFonts w:cs="Tahoma"/>
          <w:sz w:val="24"/>
          <w:szCs w:val="24"/>
          <w:lang w:val="en-GB"/>
        </w:rPr>
      </w:pPr>
      <w:r>
        <w:rPr>
          <w:rFonts w:cs="Tahoma"/>
          <w:sz w:val="24"/>
          <w:szCs w:val="24"/>
          <w:lang w:val="en-GB"/>
        </w:rPr>
        <w:t>Other 3</w:t>
      </w:r>
      <w:r w:rsidRPr="00447B71">
        <w:rPr>
          <w:rFonts w:cs="Tahoma"/>
          <w:sz w:val="24"/>
          <w:szCs w:val="24"/>
          <w:vertAlign w:val="superscript"/>
          <w:lang w:val="en-GB"/>
        </w:rPr>
        <w:t>rd</w:t>
      </w:r>
      <w:r>
        <w:rPr>
          <w:rFonts w:cs="Tahoma"/>
          <w:sz w:val="24"/>
          <w:szCs w:val="24"/>
          <w:lang w:val="en-GB"/>
        </w:rPr>
        <w:t xml:space="preserve"> parties </w:t>
      </w:r>
    </w:p>
    <w:p w14:paraId="27AD5D4B" w14:textId="77777777" w:rsidR="00640EBF" w:rsidRDefault="00640EBF" w:rsidP="00CB26FF">
      <w:pPr>
        <w:numPr>
          <w:ilvl w:val="0"/>
          <w:numId w:val="6"/>
        </w:numPr>
        <w:spacing w:before="100" w:after="100" w:line="240" w:lineRule="auto"/>
        <w:ind w:right="144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At the end of each week prepare a Progress Certificate for the pipeline contractor (BLP progress, UPIs, lump sum work and any approved Extra Work), the HDD contractor on contract to Pembina, each of the consultants/contractors summarized above</w:t>
      </w:r>
      <w:r w:rsidR="00447B71">
        <w:rPr>
          <w:rFonts w:ascii="Tahoma" w:hAnsi="Tahoma" w:cs="Tahoma"/>
          <w:sz w:val="24"/>
          <w:szCs w:val="24"/>
        </w:rPr>
        <w:t xml:space="preserve"> </w:t>
      </w:r>
    </w:p>
    <w:p w14:paraId="47E77E81" w14:textId="1359B942" w:rsidR="00F14C67" w:rsidRPr="00F14C67" w:rsidRDefault="00640EBF" w:rsidP="00F14C67">
      <w:pPr>
        <w:numPr>
          <w:ilvl w:val="0"/>
          <w:numId w:val="6"/>
        </w:numPr>
        <w:spacing w:before="100" w:after="100" w:line="240" w:lineRule="auto"/>
        <w:ind w:right="144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The </w:t>
      </w:r>
      <w:ins w:id="3" w:author="Corrine Barta" w:date="2016-10-13T07:49:00Z">
        <w:r w:rsidR="00F14C67">
          <w:rPr>
            <w:rFonts w:ascii="Tahoma" w:hAnsi="Tahoma" w:cs="Tahoma"/>
            <w:sz w:val="24"/>
            <w:szCs w:val="24"/>
          </w:rPr>
          <w:t>finalized</w:t>
        </w:r>
      </w:ins>
      <w:ins w:id="4" w:author="Corrine Barta" w:date="2016-10-13T07:50:00Z">
        <w:r w:rsidR="00F14C67">
          <w:rPr>
            <w:rFonts w:ascii="Tahoma" w:hAnsi="Tahoma" w:cs="Tahoma"/>
            <w:sz w:val="24"/>
            <w:szCs w:val="24"/>
          </w:rPr>
          <w:t>/signed</w:t>
        </w:r>
      </w:ins>
      <w:ins w:id="5" w:author="Corrine Barta" w:date="2016-10-13T07:49:00Z">
        <w:r w:rsidR="00F14C67">
          <w:rPr>
            <w:rFonts w:ascii="Tahoma" w:hAnsi="Tahoma" w:cs="Tahoma"/>
            <w:sz w:val="24"/>
            <w:szCs w:val="24"/>
          </w:rPr>
          <w:t xml:space="preserve"> </w:t>
        </w:r>
      </w:ins>
      <w:r>
        <w:rPr>
          <w:rFonts w:ascii="Tahoma" w:hAnsi="Tahoma" w:cs="Tahoma"/>
          <w:sz w:val="24"/>
          <w:szCs w:val="24"/>
        </w:rPr>
        <w:t xml:space="preserve">weekly progress certificates </w:t>
      </w:r>
      <w:r w:rsidRPr="00447B71">
        <w:rPr>
          <w:rFonts w:ascii="Tahoma" w:hAnsi="Tahoma" w:cs="Tahoma"/>
          <w:b/>
          <w:i/>
          <w:sz w:val="24"/>
          <w:szCs w:val="24"/>
        </w:rPr>
        <w:t>plus all backup</w:t>
      </w:r>
      <w:r>
        <w:rPr>
          <w:rFonts w:ascii="Tahoma" w:hAnsi="Tahoma" w:cs="Tahoma"/>
          <w:sz w:val="24"/>
          <w:szCs w:val="24"/>
        </w:rPr>
        <w:t xml:space="preserve"> are submitted to each contractor, Sherry </w:t>
      </w:r>
      <w:proofErr w:type="spellStart"/>
      <w:r>
        <w:rPr>
          <w:rFonts w:ascii="Tahoma" w:hAnsi="Tahoma" w:cs="Tahoma"/>
          <w:sz w:val="24"/>
          <w:szCs w:val="24"/>
        </w:rPr>
        <w:t>Phillps</w:t>
      </w:r>
      <w:proofErr w:type="spellEnd"/>
      <w:ins w:id="6" w:author="Corrine Barta" w:date="2016-10-13T07:12:00Z">
        <w:r w:rsidR="00CB26FF">
          <w:rPr>
            <w:rFonts w:ascii="Tahoma" w:hAnsi="Tahoma" w:cs="Tahoma"/>
            <w:sz w:val="24"/>
            <w:szCs w:val="24"/>
          </w:rPr>
          <w:t>, and Corrine Barta</w:t>
        </w:r>
      </w:ins>
      <w:del w:id="7" w:author="Corrine Barta" w:date="2016-10-13T07:12:00Z">
        <w:r w:rsidDel="00CB26FF">
          <w:rPr>
            <w:rFonts w:ascii="Tahoma" w:hAnsi="Tahoma" w:cs="Tahoma"/>
            <w:sz w:val="24"/>
            <w:szCs w:val="24"/>
          </w:rPr>
          <w:delText xml:space="preserve"> </w:delText>
        </w:r>
        <w:r w:rsidRPr="00CB26FF" w:rsidDel="00CB26FF">
          <w:rPr>
            <w:rFonts w:ascii="Tahoma" w:hAnsi="Tahoma" w:cs="Tahoma"/>
            <w:sz w:val="24"/>
            <w:szCs w:val="24"/>
            <w:highlight w:val="yellow"/>
            <w:rPrChange w:id="8" w:author="Corrine Barta" w:date="2016-10-13T07:12:00Z">
              <w:rPr>
                <w:rFonts w:ascii="Tahoma" w:hAnsi="Tahoma" w:cs="Tahoma"/>
                <w:sz w:val="24"/>
                <w:szCs w:val="24"/>
              </w:rPr>
            </w:rPrChange>
          </w:rPr>
          <w:delText>and Linda Lai</w:delText>
        </w:r>
      </w:del>
      <w:r>
        <w:rPr>
          <w:rFonts w:ascii="Tahoma" w:hAnsi="Tahoma" w:cs="Tahoma"/>
          <w:sz w:val="24"/>
          <w:szCs w:val="24"/>
        </w:rPr>
        <w:t xml:space="preserve"> </w:t>
      </w:r>
    </w:p>
    <w:p w14:paraId="0994F09F" w14:textId="7424D272" w:rsidR="00413A00" w:rsidRPr="00F14C67" w:rsidRDefault="004136C8" w:rsidP="00CB26FF">
      <w:pPr>
        <w:numPr>
          <w:ilvl w:val="0"/>
          <w:numId w:val="6"/>
        </w:numPr>
        <w:spacing w:before="100" w:after="100" w:line="240" w:lineRule="auto"/>
        <w:ind w:right="1440"/>
        <w:rPr>
          <w:ins w:id="9" w:author="Corrine Barta" w:date="2016-10-13T07:52:00Z"/>
          <w:rFonts w:ascii="Tahoma" w:hAnsi="Tahoma" w:cs="Tahoma"/>
          <w:sz w:val="24"/>
          <w:szCs w:val="24"/>
          <w:rPrChange w:id="10" w:author="Corrine Barta" w:date="2016-10-13T07:52:00Z">
            <w:rPr>
              <w:ins w:id="11" w:author="Corrine Barta" w:date="2016-10-13T07:52:00Z"/>
              <w:rFonts w:ascii="Tahoma" w:eastAsia="Times New Roman" w:hAnsi="Tahoma" w:cs="Tahoma"/>
              <w:sz w:val="24"/>
              <w:szCs w:val="24"/>
            </w:rPr>
          </w:rPrChange>
        </w:rPr>
      </w:pPr>
      <w:r>
        <w:rPr>
          <w:rFonts w:ascii="Tahoma" w:eastAsia="Times New Roman" w:hAnsi="Tahoma" w:cs="Tahoma"/>
          <w:sz w:val="24"/>
          <w:szCs w:val="24"/>
        </w:rPr>
        <w:t>The field office manager will track</w:t>
      </w:r>
      <w:r w:rsidR="00E81E5B" w:rsidRPr="00E81E5B">
        <w:rPr>
          <w:rFonts w:ascii="Tahoma" w:eastAsia="Times New Roman" w:hAnsi="Tahoma" w:cs="Tahoma"/>
          <w:sz w:val="24"/>
          <w:szCs w:val="24"/>
        </w:rPr>
        <w:t xml:space="preserve"> Unit Price items from </w:t>
      </w:r>
      <w:ins w:id="12" w:author="Corrine Barta" w:date="2016-10-13T07:50:00Z">
        <w:r w:rsidR="00F14C67">
          <w:rPr>
            <w:rFonts w:ascii="Tahoma" w:eastAsia="Times New Roman" w:hAnsi="Tahoma" w:cs="Tahoma"/>
            <w:sz w:val="24"/>
            <w:szCs w:val="24"/>
          </w:rPr>
          <w:t xml:space="preserve">contractor </w:t>
        </w:r>
        <w:proofErr w:type="spellStart"/>
        <w:r w:rsidR="00F14C67">
          <w:rPr>
            <w:rFonts w:ascii="Tahoma" w:eastAsia="Times New Roman" w:hAnsi="Tahoma" w:cs="Tahoma"/>
            <w:sz w:val="24"/>
            <w:szCs w:val="24"/>
          </w:rPr>
          <w:t>Lems</w:t>
        </w:r>
        <w:proofErr w:type="spellEnd"/>
        <w:r w:rsidR="00F14C67">
          <w:rPr>
            <w:rFonts w:ascii="Tahoma" w:eastAsia="Times New Roman" w:hAnsi="Tahoma" w:cs="Tahoma"/>
            <w:sz w:val="24"/>
            <w:szCs w:val="24"/>
          </w:rPr>
          <w:t xml:space="preserve">/tickets, </w:t>
        </w:r>
      </w:ins>
      <w:r w:rsidR="00E81E5B" w:rsidRPr="00E81E5B">
        <w:rPr>
          <w:rFonts w:ascii="Tahoma" w:eastAsia="Times New Roman" w:hAnsi="Tahoma" w:cs="Tahoma"/>
          <w:sz w:val="24"/>
          <w:szCs w:val="24"/>
        </w:rPr>
        <w:t>inspector daily reports</w:t>
      </w:r>
      <w:r>
        <w:rPr>
          <w:rFonts w:ascii="Tahoma" w:eastAsia="Times New Roman" w:hAnsi="Tahoma" w:cs="Tahoma"/>
          <w:sz w:val="24"/>
          <w:szCs w:val="24"/>
        </w:rPr>
        <w:t xml:space="preserve"> and summarize on </w:t>
      </w:r>
      <w:proofErr w:type="gramStart"/>
      <w:r>
        <w:rPr>
          <w:rFonts w:ascii="Tahoma" w:eastAsia="Times New Roman" w:hAnsi="Tahoma" w:cs="Tahoma"/>
          <w:sz w:val="24"/>
          <w:szCs w:val="24"/>
        </w:rPr>
        <w:t>spread sheet</w:t>
      </w:r>
      <w:proofErr w:type="gramEnd"/>
      <w:r>
        <w:rPr>
          <w:rFonts w:ascii="Tahoma" w:eastAsia="Times New Roman" w:hAnsi="Tahoma" w:cs="Tahoma"/>
          <w:sz w:val="24"/>
          <w:szCs w:val="24"/>
        </w:rPr>
        <w:t xml:space="preserve"> (w</w:t>
      </w:r>
      <w:r w:rsidR="00E81E5B" w:rsidRPr="00E81E5B">
        <w:rPr>
          <w:rFonts w:ascii="Tahoma" w:eastAsia="Times New Roman" w:hAnsi="Tahoma" w:cs="Tahoma"/>
          <w:sz w:val="24"/>
          <w:szCs w:val="24"/>
        </w:rPr>
        <w:t>ork with survey to ensure no difference between inspector quantities and as-built quantities. Also on a regular basis compare/share unit price item values with Contractor administration</w:t>
      </w:r>
      <w:r>
        <w:rPr>
          <w:rFonts w:ascii="Tahoma" w:eastAsia="Times New Roman" w:hAnsi="Tahoma" w:cs="Tahoma"/>
          <w:sz w:val="24"/>
          <w:szCs w:val="24"/>
        </w:rPr>
        <w:t>)</w:t>
      </w:r>
      <w:r w:rsidR="00E81E5B" w:rsidRPr="00E81E5B">
        <w:rPr>
          <w:rFonts w:ascii="Tahoma" w:eastAsia="Times New Roman" w:hAnsi="Tahoma" w:cs="Tahoma"/>
          <w:sz w:val="24"/>
          <w:szCs w:val="24"/>
        </w:rPr>
        <w:t xml:space="preserve"> </w:t>
      </w:r>
    </w:p>
    <w:p w14:paraId="43AA4577" w14:textId="026EB0AB" w:rsidR="00F14C67" w:rsidRPr="00A7373C" w:rsidRDefault="00F14C67" w:rsidP="00CB26FF">
      <w:pPr>
        <w:numPr>
          <w:ilvl w:val="0"/>
          <w:numId w:val="6"/>
        </w:numPr>
        <w:spacing w:before="100" w:after="100" w:line="240" w:lineRule="auto"/>
        <w:ind w:right="1440"/>
        <w:rPr>
          <w:ins w:id="13" w:author="Corrine Barta" w:date="2016-10-13T10:22:00Z"/>
          <w:rFonts w:ascii="Tahoma" w:hAnsi="Tahoma" w:cs="Tahoma"/>
          <w:sz w:val="24"/>
          <w:szCs w:val="24"/>
          <w:rPrChange w:id="14" w:author="Corrine Barta" w:date="2016-10-13T10:22:00Z">
            <w:rPr>
              <w:ins w:id="15" w:author="Corrine Barta" w:date="2016-10-13T10:22:00Z"/>
              <w:rFonts w:ascii="Tahoma" w:eastAsia="Times New Roman" w:hAnsi="Tahoma" w:cs="Tahoma"/>
              <w:sz w:val="24"/>
              <w:szCs w:val="24"/>
            </w:rPr>
          </w:rPrChange>
        </w:rPr>
      </w:pPr>
      <w:ins w:id="16" w:author="Corrine Barta" w:date="2016-10-13T07:52:00Z">
        <w:r>
          <w:rPr>
            <w:rFonts w:ascii="Tahoma" w:eastAsia="Times New Roman" w:hAnsi="Tahoma" w:cs="Tahoma"/>
            <w:sz w:val="24"/>
            <w:szCs w:val="24"/>
          </w:rPr>
          <w:t xml:space="preserve">The field Office Manager will develop spreadsheets </w:t>
        </w:r>
      </w:ins>
      <w:ins w:id="17" w:author="Corrine Barta" w:date="2016-10-13T07:55:00Z">
        <w:r>
          <w:rPr>
            <w:rFonts w:ascii="Tahoma" w:eastAsia="Times New Roman" w:hAnsi="Tahoma" w:cs="Tahoma"/>
            <w:sz w:val="24"/>
            <w:szCs w:val="24"/>
          </w:rPr>
          <w:t xml:space="preserve">and enter tickets </w:t>
        </w:r>
      </w:ins>
      <w:ins w:id="18" w:author="Corrine Barta" w:date="2016-10-13T07:52:00Z">
        <w:r w:rsidR="00055DEE">
          <w:rPr>
            <w:rFonts w:ascii="Tahoma" w:eastAsia="Times New Roman" w:hAnsi="Tahoma" w:cs="Tahoma"/>
            <w:sz w:val="24"/>
            <w:szCs w:val="24"/>
          </w:rPr>
          <w:t>to ensure C</w:t>
        </w:r>
        <w:r>
          <w:rPr>
            <w:rFonts w:ascii="Tahoma" w:eastAsia="Times New Roman" w:hAnsi="Tahoma" w:cs="Tahoma"/>
            <w:sz w:val="24"/>
            <w:szCs w:val="24"/>
          </w:rPr>
          <w:t>ontractor is charging correct rates and hours for approved extra work</w:t>
        </w:r>
      </w:ins>
      <w:ins w:id="19" w:author="Corrine Barta" w:date="2016-10-13T07:57:00Z">
        <w:r w:rsidR="00055DEE">
          <w:rPr>
            <w:rFonts w:ascii="Tahoma" w:eastAsia="Times New Roman" w:hAnsi="Tahoma" w:cs="Tahoma"/>
            <w:sz w:val="24"/>
            <w:szCs w:val="24"/>
          </w:rPr>
          <w:t xml:space="preserve"> (as vetted through the Chief Inspector)</w:t>
        </w:r>
      </w:ins>
      <w:ins w:id="20" w:author="Corrine Barta" w:date="2016-10-13T07:52:00Z">
        <w:r>
          <w:rPr>
            <w:rFonts w:ascii="Tahoma" w:eastAsia="Times New Roman" w:hAnsi="Tahoma" w:cs="Tahoma"/>
            <w:sz w:val="24"/>
            <w:szCs w:val="24"/>
          </w:rPr>
          <w:t xml:space="preserve">.  The </w:t>
        </w:r>
        <w:r w:rsidR="00055DEE">
          <w:rPr>
            <w:rFonts w:ascii="Tahoma" w:eastAsia="Times New Roman" w:hAnsi="Tahoma" w:cs="Tahoma"/>
            <w:sz w:val="24"/>
            <w:szCs w:val="24"/>
          </w:rPr>
          <w:t>Chief Inspector</w:t>
        </w:r>
      </w:ins>
      <w:ins w:id="21" w:author="Corrine Barta" w:date="2016-10-13T07:56:00Z">
        <w:r w:rsidR="00055DEE">
          <w:rPr>
            <w:rFonts w:ascii="Tahoma" w:eastAsia="Times New Roman" w:hAnsi="Tahoma" w:cs="Tahoma"/>
            <w:sz w:val="24"/>
            <w:szCs w:val="24"/>
          </w:rPr>
          <w:t>/CM</w:t>
        </w:r>
      </w:ins>
      <w:ins w:id="22" w:author="Corrine Barta" w:date="2016-10-13T07:52:00Z">
        <w:r w:rsidR="00055DEE">
          <w:rPr>
            <w:rFonts w:ascii="Tahoma" w:eastAsia="Times New Roman" w:hAnsi="Tahoma" w:cs="Tahoma"/>
            <w:sz w:val="24"/>
            <w:szCs w:val="24"/>
          </w:rPr>
          <w:t xml:space="preserve"> will</w:t>
        </w:r>
        <w:r>
          <w:rPr>
            <w:rFonts w:ascii="Tahoma" w:eastAsia="Times New Roman" w:hAnsi="Tahoma" w:cs="Tahoma"/>
            <w:sz w:val="24"/>
            <w:szCs w:val="24"/>
          </w:rPr>
          <w:t xml:space="preserve"> identify what is </w:t>
        </w:r>
      </w:ins>
      <w:ins w:id="23" w:author="Corrine Barta" w:date="2016-10-13T07:55:00Z">
        <w:r>
          <w:rPr>
            <w:rFonts w:ascii="Tahoma" w:eastAsia="Times New Roman" w:hAnsi="Tahoma" w:cs="Tahoma"/>
            <w:sz w:val="24"/>
            <w:szCs w:val="24"/>
          </w:rPr>
          <w:t>o</w:t>
        </w:r>
      </w:ins>
      <w:ins w:id="24" w:author="Corrine Barta" w:date="2016-10-13T07:52:00Z">
        <w:r>
          <w:rPr>
            <w:rFonts w:ascii="Tahoma" w:eastAsia="Times New Roman" w:hAnsi="Tahoma" w:cs="Tahoma"/>
            <w:sz w:val="24"/>
            <w:szCs w:val="24"/>
          </w:rPr>
          <w:t xml:space="preserve">ut of scope work and </w:t>
        </w:r>
      </w:ins>
      <w:ins w:id="25" w:author="Corrine Barta" w:date="2016-10-13T07:56:00Z">
        <w:r w:rsidR="00055DEE">
          <w:rPr>
            <w:rFonts w:ascii="Tahoma" w:eastAsia="Times New Roman" w:hAnsi="Tahoma" w:cs="Tahoma"/>
            <w:sz w:val="24"/>
            <w:szCs w:val="24"/>
          </w:rPr>
          <w:t>ensure a</w:t>
        </w:r>
      </w:ins>
      <w:ins w:id="26" w:author="Corrine Barta" w:date="2016-10-13T07:52:00Z">
        <w:r>
          <w:rPr>
            <w:rFonts w:ascii="Tahoma" w:eastAsia="Times New Roman" w:hAnsi="Tahoma" w:cs="Tahoma"/>
            <w:sz w:val="24"/>
            <w:szCs w:val="24"/>
          </w:rPr>
          <w:t xml:space="preserve"> Change Request </w:t>
        </w:r>
      </w:ins>
      <w:ins w:id="27" w:author="Corrine Barta" w:date="2016-10-13T07:56:00Z">
        <w:r w:rsidR="00055DEE">
          <w:rPr>
            <w:rFonts w:ascii="Tahoma" w:eastAsia="Times New Roman" w:hAnsi="Tahoma" w:cs="Tahoma"/>
            <w:sz w:val="24"/>
            <w:szCs w:val="24"/>
          </w:rPr>
          <w:t xml:space="preserve">has been initiated.  </w:t>
        </w:r>
      </w:ins>
    </w:p>
    <w:p w14:paraId="6EE470F5" w14:textId="38E22644" w:rsidR="00A7373C" w:rsidRPr="00E81E5B" w:rsidRDefault="00A7373C" w:rsidP="00CB26FF">
      <w:pPr>
        <w:numPr>
          <w:ilvl w:val="0"/>
          <w:numId w:val="6"/>
        </w:numPr>
        <w:spacing w:before="100" w:after="100" w:line="240" w:lineRule="auto"/>
        <w:ind w:right="1440"/>
        <w:rPr>
          <w:rFonts w:ascii="Tahoma" w:hAnsi="Tahoma" w:cs="Tahoma"/>
          <w:sz w:val="24"/>
          <w:szCs w:val="24"/>
        </w:rPr>
      </w:pPr>
      <w:ins w:id="28" w:author="Corrine Barta" w:date="2016-10-13T10:23:00Z">
        <w:r>
          <w:rPr>
            <w:rFonts w:ascii="Tahoma" w:eastAsia="Times New Roman" w:hAnsi="Tahoma" w:cs="Tahoma"/>
            <w:sz w:val="24"/>
            <w:szCs w:val="24"/>
          </w:rPr>
          <w:t xml:space="preserve">Contractor </w:t>
        </w:r>
      </w:ins>
      <w:ins w:id="29" w:author="Corrine Barta" w:date="2016-10-13T10:22:00Z">
        <w:r w:rsidR="003142B6">
          <w:rPr>
            <w:rFonts w:ascii="Tahoma" w:eastAsia="Times New Roman" w:hAnsi="Tahoma" w:cs="Tahoma"/>
            <w:sz w:val="24"/>
            <w:szCs w:val="24"/>
          </w:rPr>
          <w:t>e</w:t>
        </w:r>
        <w:r>
          <w:rPr>
            <w:rFonts w:ascii="Tahoma" w:eastAsia="Times New Roman" w:hAnsi="Tahoma" w:cs="Tahoma"/>
            <w:sz w:val="24"/>
            <w:szCs w:val="24"/>
          </w:rPr>
          <w:t>xtra work will be tracked against the CO/CR log by the Office Manager.</w:t>
        </w:r>
      </w:ins>
    </w:p>
    <w:p w14:paraId="31DFC33A" w14:textId="2B67AACC" w:rsidR="004136C8" w:rsidRPr="004136C8" w:rsidRDefault="00447B71" w:rsidP="00640EBF">
      <w:pPr>
        <w:pStyle w:val="Num1"/>
        <w:numPr>
          <w:ilvl w:val="0"/>
          <w:numId w:val="6"/>
        </w:numPr>
        <w:rPr>
          <w:rFonts w:cs="Tahoma"/>
          <w:sz w:val="24"/>
          <w:szCs w:val="24"/>
          <w:lang w:val="en-GB"/>
        </w:rPr>
      </w:pPr>
      <w:r>
        <w:rPr>
          <w:rFonts w:cs="Tahoma"/>
          <w:sz w:val="24"/>
          <w:szCs w:val="24"/>
          <w:lang w:val="en-GB"/>
        </w:rPr>
        <w:t xml:space="preserve">Weekly </w:t>
      </w:r>
      <w:r w:rsidR="004136C8">
        <w:rPr>
          <w:rFonts w:cs="Tahoma"/>
          <w:sz w:val="24"/>
          <w:szCs w:val="24"/>
          <w:lang w:val="en-GB"/>
        </w:rPr>
        <w:t xml:space="preserve">accruals </w:t>
      </w:r>
      <w:r>
        <w:rPr>
          <w:rFonts w:cs="Tahoma"/>
          <w:sz w:val="24"/>
          <w:szCs w:val="24"/>
          <w:lang w:val="en-GB"/>
        </w:rPr>
        <w:t xml:space="preserve">required </w:t>
      </w:r>
      <w:r w:rsidR="004136C8">
        <w:rPr>
          <w:rFonts w:cs="Tahoma"/>
          <w:sz w:val="24"/>
          <w:szCs w:val="24"/>
          <w:lang w:val="en-GB"/>
        </w:rPr>
        <w:t xml:space="preserve">for ALL contractors/consultants </w:t>
      </w:r>
      <w:ins w:id="30" w:author="Corrine Barta" w:date="2016-10-13T07:58:00Z">
        <w:r w:rsidR="00055DEE">
          <w:rPr>
            <w:rFonts w:cs="Tahoma"/>
            <w:sz w:val="24"/>
            <w:szCs w:val="24"/>
            <w:lang w:val="en-GB"/>
          </w:rPr>
          <w:t xml:space="preserve">will be submitted </w:t>
        </w:r>
      </w:ins>
      <w:r w:rsidR="004136C8">
        <w:rPr>
          <w:rFonts w:cs="Tahoma"/>
          <w:sz w:val="24"/>
          <w:szCs w:val="24"/>
          <w:lang w:val="en-GB"/>
        </w:rPr>
        <w:t xml:space="preserve">on </w:t>
      </w:r>
      <w:del w:id="31" w:author="Corrine Barta" w:date="2016-10-13T07:13:00Z">
        <w:r w:rsidR="004136C8" w:rsidDel="00CB26FF">
          <w:rPr>
            <w:rFonts w:cs="Tahoma"/>
            <w:sz w:val="24"/>
            <w:szCs w:val="24"/>
            <w:lang w:val="en-GB"/>
          </w:rPr>
          <w:delText xml:space="preserve">Thursday </w:delText>
        </w:r>
      </w:del>
      <w:ins w:id="32" w:author="Corrine Barta" w:date="2016-10-13T07:57:00Z">
        <w:r w:rsidR="00055DEE">
          <w:rPr>
            <w:rFonts w:cs="Tahoma"/>
            <w:sz w:val="24"/>
            <w:szCs w:val="24"/>
            <w:lang w:val="en-GB"/>
          </w:rPr>
          <w:t>Tuesday</w:t>
        </w:r>
      </w:ins>
      <w:ins w:id="33" w:author="Corrine Barta" w:date="2016-10-13T10:14:00Z">
        <w:r w:rsidR="00B01883">
          <w:rPr>
            <w:rFonts w:cs="Tahoma"/>
            <w:sz w:val="24"/>
            <w:szCs w:val="24"/>
            <w:lang w:val="en-GB"/>
          </w:rPr>
          <w:t>s</w:t>
        </w:r>
      </w:ins>
      <w:ins w:id="34" w:author="Corrine Barta" w:date="2016-10-13T07:13:00Z">
        <w:r w:rsidR="00CB26FF">
          <w:rPr>
            <w:rFonts w:cs="Tahoma"/>
            <w:sz w:val="24"/>
            <w:szCs w:val="24"/>
            <w:lang w:val="en-GB"/>
          </w:rPr>
          <w:t xml:space="preserve"> </w:t>
        </w:r>
      </w:ins>
      <w:ins w:id="35" w:author="Corrine Barta" w:date="2016-10-13T07:58:00Z">
        <w:r w:rsidR="00055DEE">
          <w:rPr>
            <w:rFonts w:cs="Tahoma"/>
            <w:sz w:val="24"/>
            <w:szCs w:val="24"/>
            <w:lang w:val="en-GB"/>
          </w:rPr>
          <w:t xml:space="preserve">by </w:t>
        </w:r>
      </w:ins>
      <w:del w:id="36" w:author="Corrine Barta" w:date="2016-10-13T07:58:00Z">
        <w:r w:rsidR="004136C8" w:rsidDel="00055DEE">
          <w:rPr>
            <w:rFonts w:cs="Tahoma"/>
            <w:sz w:val="24"/>
            <w:szCs w:val="24"/>
            <w:lang w:val="en-GB"/>
          </w:rPr>
          <w:delText xml:space="preserve">for submittal to Pembina </w:delText>
        </w:r>
      </w:del>
      <w:r w:rsidR="004136C8">
        <w:rPr>
          <w:rFonts w:cs="Tahoma"/>
          <w:sz w:val="24"/>
          <w:szCs w:val="24"/>
          <w:lang w:val="en-GB"/>
        </w:rPr>
        <w:t>end of day</w:t>
      </w:r>
      <w:r>
        <w:rPr>
          <w:rFonts w:cs="Tahoma"/>
          <w:sz w:val="24"/>
          <w:szCs w:val="24"/>
          <w:lang w:val="en-GB"/>
        </w:rPr>
        <w:t xml:space="preserve"> </w:t>
      </w:r>
      <w:ins w:id="37" w:author="Corrine Barta" w:date="2016-10-13T07:59:00Z">
        <w:r w:rsidR="00055DEE">
          <w:rPr>
            <w:rFonts w:cs="Tahoma"/>
            <w:sz w:val="24"/>
            <w:szCs w:val="24"/>
            <w:lang w:val="en-GB"/>
          </w:rPr>
          <w:t xml:space="preserve">for </w:t>
        </w:r>
        <w:proofErr w:type="spellStart"/>
        <w:r w:rsidR="00055DEE">
          <w:rPr>
            <w:rFonts w:cs="Tahoma"/>
            <w:sz w:val="24"/>
            <w:szCs w:val="24"/>
            <w:lang w:val="en-GB"/>
          </w:rPr>
          <w:t>Pouce</w:t>
        </w:r>
        <w:proofErr w:type="spellEnd"/>
        <w:r w:rsidR="00055DEE">
          <w:rPr>
            <w:rFonts w:cs="Tahoma"/>
            <w:sz w:val="24"/>
            <w:szCs w:val="24"/>
            <w:lang w:val="en-GB"/>
          </w:rPr>
          <w:t xml:space="preserve"> Coupe </w:t>
        </w:r>
      </w:ins>
      <w:ins w:id="38" w:author="Corrine Barta" w:date="2016-10-13T08:00:00Z">
        <w:r w:rsidR="00055DEE">
          <w:rPr>
            <w:rFonts w:cs="Tahoma"/>
            <w:sz w:val="24"/>
            <w:szCs w:val="24"/>
            <w:lang w:val="en-GB"/>
          </w:rPr>
          <w:t>Project</w:t>
        </w:r>
      </w:ins>
      <w:ins w:id="39" w:author="Corrine Barta" w:date="2016-10-13T07:59:00Z">
        <w:r w:rsidR="00055DEE">
          <w:rPr>
            <w:rFonts w:cs="Tahoma"/>
            <w:sz w:val="24"/>
            <w:szCs w:val="24"/>
            <w:lang w:val="en-GB"/>
          </w:rPr>
          <w:t xml:space="preserve"> </w:t>
        </w:r>
      </w:ins>
    </w:p>
    <w:p w14:paraId="7925608D" w14:textId="77777777" w:rsidR="00B01883" w:rsidRDefault="004136C8" w:rsidP="00640EBF">
      <w:pPr>
        <w:pStyle w:val="Num1"/>
        <w:numPr>
          <w:ilvl w:val="0"/>
          <w:numId w:val="6"/>
        </w:numPr>
        <w:rPr>
          <w:ins w:id="40" w:author="Corrine Barta" w:date="2016-10-13T10:17:00Z"/>
          <w:rFonts w:cs="Tahoma"/>
          <w:sz w:val="24"/>
          <w:szCs w:val="24"/>
          <w:lang w:val="en-GB"/>
        </w:rPr>
      </w:pPr>
      <w:del w:id="41" w:author="Corrine Barta" w:date="2016-10-13T10:15:00Z">
        <w:r w:rsidDel="00B01883">
          <w:rPr>
            <w:rFonts w:cs="Tahoma"/>
            <w:sz w:val="24"/>
            <w:szCs w:val="24"/>
          </w:rPr>
          <w:lastRenderedPageBreak/>
          <w:delText xml:space="preserve">Generate </w:delText>
        </w:r>
      </w:del>
      <w:ins w:id="42" w:author="Corrine Barta" w:date="2016-10-13T10:15:00Z">
        <w:r w:rsidR="00B01883">
          <w:rPr>
            <w:rFonts w:cs="Tahoma"/>
            <w:sz w:val="24"/>
            <w:szCs w:val="24"/>
          </w:rPr>
          <w:t>Weekly</w:t>
        </w:r>
      </w:ins>
      <w:ins w:id="43" w:author="Corrine Barta" w:date="2016-10-13T08:00:00Z">
        <w:r w:rsidR="00055DEE">
          <w:rPr>
            <w:rFonts w:cs="Tahoma"/>
            <w:sz w:val="24"/>
            <w:szCs w:val="24"/>
          </w:rPr>
          <w:t xml:space="preserve"> </w:t>
        </w:r>
      </w:ins>
      <w:r>
        <w:rPr>
          <w:rFonts w:cs="Tahoma"/>
          <w:sz w:val="24"/>
          <w:szCs w:val="24"/>
        </w:rPr>
        <w:t>progress certificates</w:t>
      </w:r>
      <w:ins w:id="44" w:author="Corrine Barta" w:date="2016-10-13T10:15:00Z">
        <w:r w:rsidR="00B01883">
          <w:rPr>
            <w:rFonts w:cs="Tahoma"/>
            <w:sz w:val="24"/>
            <w:szCs w:val="24"/>
          </w:rPr>
          <w:t xml:space="preserve"> or statements will be generated</w:t>
        </w:r>
      </w:ins>
      <w:r>
        <w:rPr>
          <w:rFonts w:cs="Tahoma"/>
          <w:sz w:val="24"/>
          <w:szCs w:val="24"/>
        </w:rPr>
        <w:t xml:space="preserve"> for each contractor </w:t>
      </w:r>
      <w:ins w:id="45" w:author="Corrine Barta" w:date="2016-10-13T08:01:00Z">
        <w:r w:rsidR="00055DEE">
          <w:rPr>
            <w:rFonts w:cs="Tahoma"/>
            <w:sz w:val="24"/>
            <w:szCs w:val="24"/>
          </w:rPr>
          <w:t xml:space="preserve">and </w:t>
        </w:r>
      </w:ins>
      <w:del w:id="46" w:author="Corrine Barta" w:date="2016-10-13T08:00:00Z">
        <w:r w:rsidDel="00055DEE">
          <w:rPr>
            <w:rFonts w:cs="Tahoma"/>
            <w:sz w:val="24"/>
            <w:szCs w:val="24"/>
          </w:rPr>
          <w:delText xml:space="preserve">at end of each week and </w:delText>
        </w:r>
      </w:del>
      <w:r>
        <w:rPr>
          <w:rFonts w:cs="Tahoma"/>
          <w:sz w:val="24"/>
          <w:szCs w:val="24"/>
        </w:rPr>
        <w:t>submit</w:t>
      </w:r>
      <w:ins w:id="47" w:author="Corrine Barta" w:date="2016-10-13T10:15:00Z">
        <w:r w:rsidR="00B01883">
          <w:rPr>
            <w:rFonts w:cs="Tahoma"/>
            <w:sz w:val="24"/>
            <w:szCs w:val="24"/>
          </w:rPr>
          <w:t>ted</w:t>
        </w:r>
      </w:ins>
      <w:r>
        <w:rPr>
          <w:rFonts w:cs="Tahoma"/>
          <w:sz w:val="24"/>
          <w:szCs w:val="24"/>
        </w:rPr>
        <w:t xml:space="preserve"> to Pembina </w:t>
      </w:r>
      <w:del w:id="48" w:author="Corrine Barta" w:date="2016-10-13T08:00:00Z">
        <w:r w:rsidR="00D045E5" w:rsidDel="00055DEE">
          <w:rPr>
            <w:rFonts w:cs="Tahoma"/>
            <w:sz w:val="24"/>
            <w:szCs w:val="24"/>
          </w:rPr>
          <w:delText>by Wednesday the following week</w:delText>
        </w:r>
        <w:r w:rsidR="00640EBF" w:rsidRPr="00E81E5B" w:rsidDel="00055DEE">
          <w:rPr>
            <w:rFonts w:cs="Tahoma"/>
            <w:sz w:val="24"/>
            <w:szCs w:val="24"/>
            <w:lang w:val="en-GB"/>
          </w:rPr>
          <w:delText xml:space="preserve"> </w:delText>
        </w:r>
      </w:del>
      <w:ins w:id="49" w:author="Corrine Barta" w:date="2016-10-13T07:15:00Z">
        <w:r w:rsidR="00055DEE">
          <w:rPr>
            <w:rFonts w:cs="Tahoma"/>
            <w:sz w:val="24"/>
            <w:szCs w:val="24"/>
            <w:lang w:val="en-GB"/>
          </w:rPr>
          <w:t>as soon as possible (day of week may change as required by contractor if necessary)</w:t>
        </w:r>
      </w:ins>
      <w:ins w:id="50" w:author="Corrine Barta" w:date="2016-10-13T07:16:00Z">
        <w:r w:rsidR="00CB26FF">
          <w:rPr>
            <w:rFonts w:cs="Tahoma"/>
            <w:sz w:val="24"/>
            <w:szCs w:val="24"/>
            <w:lang w:val="en-GB"/>
          </w:rPr>
          <w:t xml:space="preserve"> </w:t>
        </w:r>
      </w:ins>
    </w:p>
    <w:p w14:paraId="2A1C01D3" w14:textId="739510C9" w:rsidR="00A7373C" w:rsidRDefault="00A7373C" w:rsidP="00640EBF">
      <w:pPr>
        <w:pStyle w:val="Num1"/>
        <w:numPr>
          <w:ilvl w:val="0"/>
          <w:numId w:val="6"/>
        </w:numPr>
        <w:rPr>
          <w:ins w:id="51" w:author="Corrine Barta" w:date="2016-10-13T10:15:00Z"/>
          <w:rFonts w:cs="Tahoma"/>
          <w:sz w:val="24"/>
          <w:szCs w:val="24"/>
          <w:lang w:val="en-GB"/>
        </w:rPr>
      </w:pPr>
      <w:ins w:id="52" w:author="Corrine Barta" w:date="2016-10-13T10:17:00Z">
        <w:r>
          <w:rPr>
            <w:rFonts w:cs="Tahoma"/>
            <w:sz w:val="24"/>
            <w:szCs w:val="24"/>
            <w:lang w:val="en-GB"/>
          </w:rPr>
          <w:t>Statements/progress certificates</w:t>
        </w:r>
      </w:ins>
      <w:ins w:id="53" w:author="Corrine Barta" w:date="2016-10-13T10:42:00Z">
        <w:r w:rsidR="003142B6">
          <w:rPr>
            <w:rFonts w:cs="Tahoma"/>
            <w:sz w:val="24"/>
            <w:szCs w:val="24"/>
            <w:lang w:val="en-GB"/>
          </w:rPr>
          <w:t xml:space="preserve"> and associated invoices</w:t>
        </w:r>
      </w:ins>
      <w:ins w:id="54" w:author="Corrine Barta" w:date="2016-10-13T10:17:00Z">
        <w:r>
          <w:rPr>
            <w:rFonts w:cs="Tahoma"/>
            <w:sz w:val="24"/>
            <w:szCs w:val="24"/>
            <w:lang w:val="en-GB"/>
          </w:rPr>
          <w:t xml:space="preserve"> will be formatted </w:t>
        </w:r>
      </w:ins>
      <w:ins w:id="55" w:author="Corrine Barta" w:date="2016-10-13T10:19:00Z">
        <w:r>
          <w:rPr>
            <w:rFonts w:cs="Tahoma"/>
            <w:sz w:val="24"/>
            <w:szCs w:val="24"/>
            <w:lang w:val="en-GB"/>
          </w:rPr>
          <w:t>as per the</w:t>
        </w:r>
      </w:ins>
      <w:ins w:id="56" w:author="Corrine Barta" w:date="2016-10-13T10:18:00Z">
        <w:r>
          <w:rPr>
            <w:rFonts w:cs="Tahoma"/>
            <w:sz w:val="24"/>
            <w:szCs w:val="24"/>
            <w:lang w:val="en-GB"/>
          </w:rPr>
          <w:t xml:space="preserve"> PO document </w:t>
        </w:r>
      </w:ins>
      <w:bookmarkStart w:id="57" w:name="_GoBack"/>
      <w:bookmarkEnd w:id="57"/>
    </w:p>
    <w:p w14:paraId="70515C23" w14:textId="5A951DE0" w:rsidR="00640EBF" w:rsidRPr="00E81E5B" w:rsidRDefault="00B01883" w:rsidP="00640EBF">
      <w:pPr>
        <w:pStyle w:val="Num1"/>
        <w:numPr>
          <w:ilvl w:val="0"/>
          <w:numId w:val="6"/>
        </w:numPr>
        <w:rPr>
          <w:rFonts w:cs="Tahoma"/>
          <w:sz w:val="24"/>
          <w:szCs w:val="24"/>
          <w:lang w:val="en-GB"/>
        </w:rPr>
      </w:pPr>
      <w:ins w:id="58" w:author="Corrine Barta" w:date="2016-10-13T10:15:00Z">
        <w:r>
          <w:rPr>
            <w:rFonts w:cs="Tahoma"/>
            <w:sz w:val="24"/>
            <w:szCs w:val="24"/>
            <w:lang w:val="en-GB"/>
          </w:rPr>
          <w:t>Invoices</w:t>
        </w:r>
      </w:ins>
      <w:ins w:id="59" w:author="Corrine Barta" w:date="2016-10-13T10:16:00Z">
        <w:r>
          <w:rPr>
            <w:rFonts w:cs="Tahoma"/>
            <w:sz w:val="24"/>
            <w:szCs w:val="24"/>
            <w:lang w:val="en-GB"/>
          </w:rPr>
          <w:t xml:space="preserve"> (based on the statements)</w:t>
        </w:r>
      </w:ins>
      <w:ins w:id="60" w:author="Corrine Barta" w:date="2016-10-13T10:15:00Z">
        <w:r>
          <w:rPr>
            <w:rFonts w:cs="Tahoma"/>
            <w:sz w:val="24"/>
            <w:szCs w:val="24"/>
            <w:lang w:val="en-GB"/>
          </w:rPr>
          <w:t xml:space="preserve"> will be signed </w:t>
        </w:r>
      </w:ins>
      <w:ins w:id="61" w:author="Corrine Barta" w:date="2016-10-13T10:16:00Z">
        <w:r>
          <w:rPr>
            <w:rFonts w:cs="Tahoma"/>
            <w:sz w:val="24"/>
            <w:szCs w:val="24"/>
            <w:lang w:val="en-GB"/>
          </w:rPr>
          <w:t xml:space="preserve">by the CM and sent back to the vendor for submission to </w:t>
        </w:r>
        <w:proofErr w:type="spellStart"/>
        <w:r>
          <w:rPr>
            <w:rFonts w:cs="Tahoma"/>
            <w:sz w:val="24"/>
            <w:szCs w:val="24"/>
            <w:lang w:val="en-GB"/>
          </w:rPr>
          <w:t>Pembina</w:t>
        </w:r>
      </w:ins>
      <w:ins w:id="62" w:author="Corrine Barta" w:date="2016-10-13T10:17:00Z">
        <w:r>
          <w:rPr>
            <w:rFonts w:cs="Tahoma"/>
            <w:sz w:val="24"/>
            <w:szCs w:val="24"/>
            <w:lang w:val="en-GB"/>
          </w:rPr>
          <w:t>’s</w:t>
        </w:r>
        <w:proofErr w:type="spellEnd"/>
        <w:r>
          <w:rPr>
            <w:rFonts w:cs="Tahoma"/>
            <w:sz w:val="24"/>
            <w:szCs w:val="24"/>
            <w:lang w:val="en-GB"/>
          </w:rPr>
          <w:t xml:space="preserve"> accounts payable department.</w:t>
        </w:r>
      </w:ins>
      <w:ins w:id="63" w:author="Corrine Barta" w:date="2016-10-13T10:16:00Z">
        <w:r>
          <w:rPr>
            <w:rFonts w:cs="Tahoma"/>
            <w:sz w:val="24"/>
            <w:szCs w:val="24"/>
            <w:lang w:val="en-GB"/>
          </w:rPr>
          <w:t xml:space="preserve"> </w:t>
        </w:r>
      </w:ins>
      <w:ins w:id="64" w:author="Corrine Barta" w:date="2016-10-13T07:15:00Z">
        <w:r w:rsidR="00CB26FF">
          <w:rPr>
            <w:rFonts w:cs="Tahoma"/>
            <w:sz w:val="24"/>
            <w:szCs w:val="24"/>
            <w:lang w:val="en-GB"/>
          </w:rPr>
          <w:t xml:space="preserve">  </w:t>
        </w:r>
      </w:ins>
    </w:p>
    <w:p w14:paraId="7C48A345" w14:textId="77777777" w:rsidR="00D045E5" w:rsidRDefault="00D045E5" w:rsidP="004136C8">
      <w:pPr>
        <w:spacing w:before="100" w:after="100"/>
        <w:ind w:right="1440"/>
        <w:rPr>
          <w:rFonts w:ascii="Tahoma" w:hAnsi="Tahoma" w:cs="Tahoma"/>
          <w:b/>
          <w:sz w:val="24"/>
          <w:szCs w:val="24"/>
        </w:rPr>
      </w:pPr>
    </w:p>
    <w:p w14:paraId="09AC9850" w14:textId="77777777" w:rsidR="00D045E5" w:rsidRDefault="00D045E5" w:rsidP="004136C8">
      <w:pPr>
        <w:spacing w:before="100" w:after="100"/>
        <w:ind w:right="144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Question</w:t>
      </w:r>
    </w:p>
    <w:p w14:paraId="3D5BED7C" w14:textId="72385B0D" w:rsidR="00D045E5" w:rsidRPr="00D045E5" w:rsidRDefault="00D045E5" w:rsidP="00D045E5">
      <w:pPr>
        <w:pStyle w:val="ListParagraph"/>
        <w:numPr>
          <w:ilvl w:val="0"/>
          <w:numId w:val="12"/>
        </w:numPr>
        <w:spacing w:before="100" w:after="100"/>
        <w:ind w:right="1440"/>
        <w:rPr>
          <w:rFonts w:ascii="Tahoma" w:hAnsi="Tahoma" w:cs="Tahoma"/>
          <w:sz w:val="24"/>
          <w:szCs w:val="24"/>
        </w:rPr>
      </w:pPr>
      <w:r w:rsidRPr="00D045E5">
        <w:rPr>
          <w:rFonts w:ascii="Tahoma" w:hAnsi="Tahoma" w:cs="Tahoma"/>
          <w:sz w:val="24"/>
          <w:szCs w:val="24"/>
        </w:rPr>
        <w:t>Can the smaller value contractor/consultants be accrued on 15</w:t>
      </w:r>
      <w:r w:rsidRPr="00D045E5">
        <w:rPr>
          <w:rFonts w:ascii="Tahoma" w:hAnsi="Tahoma" w:cs="Tahoma"/>
          <w:sz w:val="24"/>
          <w:szCs w:val="24"/>
          <w:vertAlign w:val="superscript"/>
        </w:rPr>
        <w:t>th</w:t>
      </w:r>
      <w:r w:rsidRPr="00D045E5">
        <w:rPr>
          <w:rFonts w:ascii="Tahoma" w:hAnsi="Tahoma" w:cs="Tahoma"/>
          <w:sz w:val="24"/>
          <w:szCs w:val="24"/>
        </w:rPr>
        <w:t xml:space="preserve"> and end of each month</w:t>
      </w:r>
      <w:r w:rsidR="007A3B25">
        <w:rPr>
          <w:rFonts w:ascii="Tahoma" w:hAnsi="Tahoma" w:cs="Tahoma"/>
          <w:sz w:val="24"/>
          <w:szCs w:val="24"/>
        </w:rPr>
        <w:t xml:space="preserve"> – or are they weekly</w:t>
      </w:r>
      <w:r w:rsidRPr="00D045E5">
        <w:rPr>
          <w:rFonts w:ascii="Tahoma" w:hAnsi="Tahoma" w:cs="Tahoma"/>
          <w:sz w:val="24"/>
          <w:szCs w:val="24"/>
        </w:rPr>
        <w:t>?</w:t>
      </w:r>
      <w:ins w:id="65" w:author="Corrine Barta" w:date="2016-10-13T07:17:00Z">
        <w:r w:rsidR="00CB26FF">
          <w:rPr>
            <w:rFonts w:ascii="Tahoma" w:hAnsi="Tahoma" w:cs="Tahoma"/>
            <w:sz w:val="24"/>
            <w:szCs w:val="24"/>
          </w:rPr>
          <w:t xml:space="preserve">  All contractors </w:t>
        </w:r>
      </w:ins>
      <w:ins w:id="66" w:author="Corrine Barta" w:date="2016-10-13T10:13:00Z">
        <w:r w:rsidR="00B01883">
          <w:rPr>
            <w:rFonts w:ascii="Tahoma" w:hAnsi="Tahoma" w:cs="Tahoma"/>
            <w:sz w:val="24"/>
            <w:szCs w:val="24"/>
          </w:rPr>
          <w:t xml:space="preserve">(with daily tickets) </w:t>
        </w:r>
      </w:ins>
      <w:ins w:id="67" w:author="Corrine Barta" w:date="2016-10-13T07:17:00Z">
        <w:r w:rsidR="00CB26FF">
          <w:rPr>
            <w:rFonts w:ascii="Tahoma" w:hAnsi="Tahoma" w:cs="Tahoma"/>
            <w:sz w:val="24"/>
            <w:szCs w:val="24"/>
          </w:rPr>
          <w:t>are accrued weekly</w:t>
        </w:r>
      </w:ins>
      <w:ins w:id="68" w:author="Corrine Barta" w:date="2016-10-13T10:12:00Z">
        <w:r w:rsidR="00B01883">
          <w:rPr>
            <w:rFonts w:ascii="Tahoma" w:hAnsi="Tahoma" w:cs="Tahoma"/>
            <w:sz w:val="24"/>
            <w:szCs w:val="24"/>
          </w:rPr>
          <w:t>.  KDM</w:t>
        </w:r>
      </w:ins>
      <w:ins w:id="69" w:author="Corrine Barta" w:date="2016-10-13T10:13:00Z">
        <w:r w:rsidR="00B01883">
          <w:rPr>
            <w:rFonts w:ascii="Tahoma" w:hAnsi="Tahoma" w:cs="Tahoma"/>
            <w:sz w:val="24"/>
            <w:szCs w:val="24"/>
          </w:rPr>
          <w:t>/EIs/Safety</w:t>
        </w:r>
      </w:ins>
      <w:ins w:id="70" w:author="Corrine Barta" w:date="2016-10-13T10:12:00Z">
        <w:r w:rsidR="00B01883">
          <w:rPr>
            <w:rFonts w:ascii="Tahoma" w:hAnsi="Tahoma" w:cs="Tahoma"/>
            <w:sz w:val="24"/>
            <w:szCs w:val="24"/>
          </w:rPr>
          <w:t xml:space="preserve"> </w:t>
        </w:r>
      </w:ins>
      <w:ins w:id="71" w:author="Corrine Barta" w:date="2016-10-13T10:13:00Z">
        <w:r w:rsidR="00B01883">
          <w:rPr>
            <w:rFonts w:ascii="Tahoma" w:hAnsi="Tahoma" w:cs="Tahoma"/>
            <w:sz w:val="24"/>
            <w:szCs w:val="24"/>
          </w:rPr>
          <w:t>can</w:t>
        </w:r>
      </w:ins>
      <w:ins w:id="72" w:author="Corrine Barta" w:date="2016-10-13T10:12:00Z">
        <w:r w:rsidR="00B01883">
          <w:rPr>
            <w:rFonts w:ascii="Tahoma" w:hAnsi="Tahoma" w:cs="Tahoma"/>
            <w:sz w:val="24"/>
            <w:szCs w:val="24"/>
          </w:rPr>
          <w:t xml:space="preserve"> be accrued on the 15th</w:t>
        </w:r>
      </w:ins>
    </w:p>
    <w:p w14:paraId="0AB27F46" w14:textId="552C9BF3" w:rsidR="00D045E5" w:rsidRPr="00D045E5" w:rsidRDefault="00D045E5" w:rsidP="00D045E5">
      <w:pPr>
        <w:pStyle w:val="ListParagraph"/>
        <w:numPr>
          <w:ilvl w:val="0"/>
          <w:numId w:val="12"/>
        </w:numPr>
        <w:spacing w:before="100" w:after="100"/>
        <w:ind w:right="1440"/>
        <w:rPr>
          <w:rFonts w:ascii="Tahoma" w:hAnsi="Tahoma" w:cs="Tahoma"/>
          <w:sz w:val="24"/>
          <w:szCs w:val="24"/>
        </w:rPr>
      </w:pPr>
      <w:r w:rsidRPr="00D045E5">
        <w:rPr>
          <w:rFonts w:ascii="Tahoma" w:hAnsi="Tahoma" w:cs="Tahoma"/>
          <w:sz w:val="24"/>
          <w:szCs w:val="24"/>
        </w:rPr>
        <w:t xml:space="preserve">With some of contractors/consultants the daily tickets being signed at the field level and accrued on spread sheets may not have the overhead and markup included – therefore the contractor/consultant actual invoice could be different than the spread sheet summary generated at the field level </w:t>
      </w:r>
      <w:ins w:id="73" w:author="Corrine Barta" w:date="2016-10-13T07:18:00Z">
        <w:r w:rsidR="00CB26FF">
          <w:rPr>
            <w:rFonts w:ascii="Tahoma" w:hAnsi="Tahoma" w:cs="Tahoma"/>
            <w:sz w:val="24"/>
            <w:szCs w:val="24"/>
          </w:rPr>
          <w:t>A statement can still be sent in based on the daily tickets/invoices.  The mark up can be sent in on a separate statement</w:t>
        </w:r>
      </w:ins>
      <w:ins w:id="74" w:author="Corrine Barta" w:date="2016-10-13T07:19:00Z">
        <w:r w:rsidR="00CB26FF">
          <w:rPr>
            <w:rFonts w:ascii="Tahoma" w:hAnsi="Tahoma" w:cs="Tahoma"/>
            <w:sz w:val="24"/>
            <w:szCs w:val="24"/>
          </w:rPr>
          <w:t xml:space="preserve"> and signed by the PM if necessary</w:t>
        </w:r>
      </w:ins>
      <w:ins w:id="75" w:author="Corrine Barta" w:date="2016-10-13T10:14:00Z">
        <w:r w:rsidR="00B01883">
          <w:rPr>
            <w:rFonts w:ascii="Tahoma" w:hAnsi="Tahoma" w:cs="Tahoma"/>
            <w:sz w:val="24"/>
            <w:szCs w:val="24"/>
          </w:rPr>
          <w:t xml:space="preserve"> (in the case of KDM)</w:t>
        </w:r>
      </w:ins>
      <w:ins w:id="76" w:author="Corrine Barta" w:date="2016-10-13T07:18:00Z">
        <w:r w:rsidR="00CB26FF">
          <w:rPr>
            <w:rFonts w:ascii="Tahoma" w:hAnsi="Tahoma" w:cs="Tahoma"/>
            <w:sz w:val="24"/>
            <w:szCs w:val="24"/>
          </w:rPr>
          <w:t xml:space="preserve">.  </w:t>
        </w:r>
      </w:ins>
      <w:ins w:id="77" w:author="Corrine Barta" w:date="2016-10-13T07:20:00Z">
        <w:r w:rsidR="00CB26FF">
          <w:rPr>
            <w:rFonts w:ascii="Tahoma" w:hAnsi="Tahoma" w:cs="Tahoma"/>
            <w:sz w:val="24"/>
            <w:szCs w:val="24"/>
          </w:rPr>
          <w:t>The invoice would then be for the amount of the two statements.</w:t>
        </w:r>
      </w:ins>
    </w:p>
    <w:p w14:paraId="7CC95001" w14:textId="77777777" w:rsidR="00D045E5" w:rsidRDefault="00D045E5" w:rsidP="004136C8">
      <w:pPr>
        <w:spacing w:before="100" w:after="100"/>
        <w:ind w:right="1440"/>
        <w:rPr>
          <w:rFonts w:ascii="Tahoma" w:hAnsi="Tahoma" w:cs="Tahoma"/>
          <w:b/>
          <w:sz w:val="24"/>
          <w:szCs w:val="24"/>
        </w:rPr>
      </w:pPr>
    </w:p>
    <w:p w14:paraId="520F43AD" w14:textId="77777777" w:rsidR="00640EBF" w:rsidRPr="00D045E5" w:rsidRDefault="004136C8" w:rsidP="004136C8">
      <w:pPr>
        <w:spacing w:before="100" w:after="100"/>
        <w:ind w:right="1440"/>
        <w:rPr>
          <w:rFonts w:ascii="Tahoma" w:hAnsi="Tahoma" w:cs="Tahoma"/>
          <w:b/>
          <w:sz w:val="24"/>
          <w:szCs w:val="24"/>
        </w:rPr>
      </w:pPr>
      <w:r w:rsidRPr="00D045E5">
        <w:rPr>
          <w:rFonts w:ascii="Tahoma" w:hAnsi="Tahoma" w:cs="Tahoma"/>
          <w:b/>
          <w:sz w:val="24"/>
          <w:szCs w:val="24"/>
        </w:rPr>
        <w:t>Change Process</w:t>
      </w:r>
    </w:p>
    <w:p w14:paraId="2EA433DE" w14:textId="77777777" w:rsidR="004136C8" w:rsidRPr="00D045E5" w:rsidRDefault="004136C8" w:rsidP="004136C8">
      <w:pPr>
        <w:pStyle w:val="ListParagraph"/>
        <w:numPr>
          <w:ilvl w:val="0"/>
          <w:numId w:val="10"/>
        </w:numPr>
        <w:spacing w:before="100" w:after="100"/>
        <w:ind w:right="1440"/>
        <w:rPr>
          <w:rFonts w:ascii="Tahoma" w:hAnsi="Tahoma" w:cs="Tahoma"/>
          <w:sz w:val="24"/>
          <w:szCs w:val="24"/>
        </w:rPr>
      </w:pPr>
      <w:proofErr w:type="gramStart"/>
      <w:r w:rsidRPr="00D045E5">
        <w:rPr>
          <w:rFonts w:ascii="Tahoma" w:hAnsi="Tahoma" w:cs="Tahoma"/>
          <w:sz w:val="24"/>
          <w:szCs w:val="24"/>
        </w:rPr>
        <w:t xml:space="preserve">The Contractor </w:t>
      </w:r>
      <w:ins w:id="78" w:author="Corrine Barta" w:date="2016-10-13T07:21:00Z">
        <w:r w:rsidR="00CB26FF">
          <w:rPr>
            <w:rFonts w:ascii="Tahoma" w:hAnsi="Tahoma" w:cs="Tahoma"/>
            <w:sz w:val="24"/>
            <w:szCs w:val="24"/>
          </w:rPr>
          <w:t xml:space="preserve">(or Company where Contractor is unable </w:t>
        </w:r>
        <w:proofErr w:type="spellStart"/>
        <w:r w:rsidR="00CB26FF">
          <w:rPr>
            <w:rFonts w:ascii="Tahoma" w:hAnsi="Tahoma" w:cs="Tahoma"/>
            <w:sz w:val="24"/>
            <w:szCs w:val="24"/>
          </w:rPr>
          <w:t>ie</w:t>
        </w:r>
        <w:proofErr w:type="spellEnd"/>
        <w:r w:rsidR="00CB26FF">
          <w:rPr>
            <w:rFonts w:ascii="Tahoma" w:hAnsi="Tahoma" w:cs="Tahoma"/>
            <w:sz w:val="24"/>
            <w:szCs w:val="24"/>
          </w:rPr>
          <w:t xml:space="preserve">. native clearing contractors) </w:t>
        </w:r>
      </w:ins>
      <w:del w:id="79" w:author="Corrine Barta" w:date="2016-10-13T07:25:00Z">
        <w:r w:rsidRPr="00D045E5" w:rsidDel="00455182">
          <w:rPr>
            <w:rFonts w:ascii="Tahoma" w:hAnsi="Tahoma" w:cs="Tahoma"/>
            <w:sz w:val="24"/>
            <w:szCs w:val="24"/>
          </w:rPr>
          <w:delText xml:space="preserve">generates </w:delText>
        </w:r>
      </w:del>
      <w:ins w:id="80" w:author="Corrine Barta" w:date="2016-10-13T07:25:00Z">
        <w:r w:rsidR="00455182">
          <w:rPr>
            <w:rFonts w:ascii="Tahoma" w:hAnsi="Tahoma" w:cs="Tahoma"/>
            <w:sz w:val="24"/>
            <w:szCs w:val="24"/>
          </w:rPr>
          <w:t xml:space="preserve">fills out </w:t>
        </w:r>
      </w:ins>
      <w:r w:rsidRPr="00D045E5">
        <w:rPr>
          <w:rFonts w:ascii="Tahoma" w:hAnsi="Tahoma" w:cs="Tahoma"/>
          <w:sz w:val="24"/>
          <w:szCs w:val="24"/>
        </w:rPr>
        <w:t xml:space="preserve">a Pembina CR </w:t>
      </w:r>
      <w:del w:id="81" w:author="Corrine Barta" w:date="2016-10-13T07:25:00Z">
        <w:r w:rsidRPr="00D045E5" w:rsidDel="00455182">
          <w:rPr>
            <w:rFonts w:ascii="Tahoma" w:hAnsi="Tahoma" w:cs="Tahoma"/>
            <w:sz w:val="24"/>
            <w:szCs w:val="24"/>
          </w:rPr>
          <w:delText xml:space="preserve">report </w:delText>
        </w:r>
      </w:del>
      <w:ins w:id="82" w:author="Corrine Barta" w:date="2016-10-13T07:25:00Z">
        <w:r w:rsidR="00455182">
          <w:rPr>
            <w:rFonts w:ascii="Tahoma" w:hAnsi="Tahoma" w:cs="Tahoma"/>
            <w:sz w:val="24"/>
            <w:szCs w:val="24"/>
          </w:rPr>
          <w:t>form</w:t>
        </w:r>
        <w:r w:rsidR="00455182" w:rsidRPr="00D045E5">
          <w:rPr>
            <w:rFonts w:ascii="Tahoma" w:hAnsi="Tahoma" w:cs="Tahoma"/>
            <w:sz w:val="24"/>
            <w:szCs w:val="24"/>
          </w:rPr>
          <w:t xml:space="preserve"> </w:t>
        </w:r>
      </w:ins>
      <w:r w:rsidRPr="00D045E5">
        <w:rPr>
          <w:rFonts w:ascii="Tahoma" w:hAnsi="Tahoma" w:cs="Tahoma"/>
          <w:sz w:val="24"/>
          <w:szCs w:val="24"/>
        </w:rPr>
        <w:t>when they believe work will done out side their scope of work</w:t>
      </w:r>
      <w:ins w:id="83" w:author="Corrine Barta" w:date="2016-10-13T07:25:00Z">
        <w:r w:rsidR="00455182">
          <w:rPr>
            <w:rFonts w:ascii="Tahoma" w:hAnsi="Tahoma" w:cs="Tahoma"/>
            <w:sz w:val="24"/>
            <w:szCs w:val="24"/>
          </w:rPr>
          <w:t>.</w:t>
        </w:r>
        <w:proofErr w:type="gramEnd"/>
        <w:r w:rsidR="00455182">
          <w:rPr>
            <w:rFonts w:ascii="Tahoma" w:hAnsi="Tahoma" w:cs="Tahoma"/>
            <w:sz w:val="24"/>
            <w:szCs w:val="24"/>
          </w:rPr>
          <w:t xml:space="preserve">  An estimate detailing the costs, manpower/equipment and associated rates </w:t>
        </w:r>
      </w:ins>
      <w:ins w:id="84" w:author="Corrine Barta" w:date="2016-10-13T07:27:00Z">
        <w:r w:rsidR="00455182">
          <w:rPr>
            <w:rFonts w:ascii="Tahoma" w:hAnsi="Tahoma" w:cs="Tahoma"/>
            <w:sz w:val="24"/>
            <w:szCs w:val="24"/>
          </w:rPr>
          <w:t xml:space="preserve">for the change </w:t>
        </w:r>
      </w:ins>
      <w:ins w:id="85" w:author="Corrine Barta" w:date="2016-10-13T07:25:00Z">
        <w:r w:rsidR="00455182">
          <w:rPr>
            <w:rFonts w:ascii="Tahoma" w:hAnsi="Tahoma" w:cs="Tahoma"/>
            <w:sz w:val="24"/>
            <w:szCs w:val="24"/>
          </w:rPr>
          <w:t>accompanies the form.</w:t>
        </w:r>
      </w:ins>
    </w:p>
    <w:p w14:paraId="6C669454" w14:textId="77777777" w:rsidR="004136C8" w:rsidRPr="00D045E5" w:rsidRDefault="00455182" w:rsidP="004136C8">
      <w:pPr>
        <w:pStyle w:val="ListParagraph"/>
        <w:numPr>
          <w:ilvl w:val="0"/>
          <w:numId w:val="10"/>
        </w:numPr>
        <w:spacing w:before="100" w:after="100"/>
        <w:ind w:right="1440"/>
        <w:rPr>
          <w:rFonts w:ascii="Tahoma" w:hAnsi="Tahoma" w:cs="Tahoma"/>
          <w:sz w:val="24"/>
          <w:szCs w:val="24"/>
        </w:rPr>
      </w:pPr>
      <w:ins w:id="86" w:author="Corrine Barta" w:date="2016-10-13T07:27:00Z">
        <w:r>
          <w:rPr>
            <w:rFonts w:ascii="Tahoma" w:hAnsi="Tahoma" w:cs="Tahoma"/>
            <w:sz w:val="24"/>
            <w:szCs w:val="24"/>
          </w:rPr>
          <w:t xml:space="preserve">Change request is sent to the </w:t>
        </w:r>
      </w:ins>
      <w:ins w:id="87" w:author="Corrine Barta" w:date="2016-10-13T07:29:00Z">
        <w:r>
          <w:rPr>
            <w:rFonts w:ascii="Tahoma" w:hAnsi="Tahoma" w:cs="Tahoma"/>
            <w:sz w:val="24"/>
            <w:szCs w:val="24"/>
          </w:rPr>
          <w:t xml:space="preserve">PM, </w:t>
        </w:r>
      </w:ins>
      <w:ins w:id="88" w:author="Corrine Barta" w:date="2016-10-13T07:27:00Z">
        <w:r>
          <w:rPr>
            <w:rFonts w:ascii="Tahoma" w:hAnsi="Tahoma" w:cs="Tahoma"/>
            <w:sz w:val="24"/>
            <w:szCs w:val="24"/>
          </w:rPr>
          <w:t>CM</w:t>
        </w:r>
      </w:ins>
      <w:ins w:id="89" w:author="Corrine Barta" w:date="2016-10-13T07:28:00Z">
        <w:r>
          <w:rPr>
            <w:rFonts w:ascii="Tahoma" w:hAnsi="Tahoma" w:cs="Tahoma"/>
            <w:sz w:val="24"/>
            <w:szCs w:val="24"/>
          </w:rPr>
          <w:t xml:space="preserve">, Chief Inspector, </w:t>
        </w:r>
        <w:proofErr w:type="spellStart"/>
        <w:r>
          <w:rPr>
            <w:rFonts w:ascii="Tahoma" w:hAnsi="Tahoma" w:cs="Tahoma"/>
            <w:sz w:val="24"/>
            <w:szCs w:val="24"/>
          </w:rPr>
          <w:t>Pembina</w:t>
        </w:r>
        <w:proofErr w:type="spellEnd"/>
        <w:r>
          <w:rPr>
            <w:rFonts w:ascii="Tahoma" w:hAnsi="Tahoma" w:cs="Tahoma"/>
            <w:sz w:val="24"/>
            <w:szCs w:val="24"/>
          </w:rPr>
          <w:t xml:space="preserve"> Engineer, Office Manager and Corry.  CM reviews</w:t>
        </w:r>
      </w:ins>
      <w:ins w:id="90" w:author="Corrine Barta" w:date="2016-10-13T07:27:00Z">
        <w:r>
          <w:rPr>
            <w:rFonts w:ascii="Tahoma" w:hAnsi="Tahoma" w:cs="Tahoma"/>
            <w:sz w:val="24"/>
            <w:szCs w:val="24"/>
          </w:rPr>
          <w:t xml:space="preserve"> </w:t>
        </w:r>
      </w:ins>
      <w:del w:id="91" w:author="Corrine Barta" w:date="2016-10-13T07:30:00Z">
        <w:r w:rsidR="004136C8" w:rsidRPr="00D045E5" w:rsidDel="00455182">
          <w:rPr>
            <w:rFonts w:ascii="Tahoma" w:hAnsi="Tahoma" w:cs="Tahoma"/>
            <w:sz w:val="24"/>
            <w:szCs w:val="24"/>
          </w:rPr>
          <w:delText>Pembina field office generates a COR if in agreement</w:delText>
        </w:r>
      </w:del>
      <w:ins w:id="92" w:author="Corrine Barta" w:date="2016-10-13T07:30:00Z">
        <w:r>
          <w:rPr>
            <w:rFonts w:ascii="Tahoma" w:hAnsi="Tahoma" w:cs="Tahoma"/>
            <w:sz w:val="24"/>
            <w:szCs w:val="24"/>
          </w:rPr>
          <w:t>and signs if in agreement.</w:t>
        </w:r>
      </w:ins>
    </w:p>
    <w:p w14:paraId="36553BB3" w14:textId="77777777" w:rsidR="004136C8" w:rsidRPr="00D045E5" w:rsidRDefault="00455182" w:rsidP="004136C8">
      <w:pPr>
        <w:pStyle w:val="ListParagraph"/>
        <w:numPr>
          <w:ilvl w:val="0"/>
          <w:numId w:val="10"/>
        </w:numPr>
        <w:spacing w:before="100" w:after="100"/>
        <w:ind w:right="1440"/>
        <w:rPr>
          <w:rFonts w:ascii="Tahoma" w:hAnsi="Tahoma" w:cs="Tahoma"/>
          <w:sz w:val="24"/>
          <w:szCs w:val="24"/>
        </w:rPr>
      </w:pPr>
      <w:ins w:id="93" w:author="Corrine Barta" w:date="2016-10-13T07:30:00Z">
        <w:r>
          <w:rPr>
            <w:rFonts w:ascii="Tahoma" w:hAnsi="Tahoma" w:cs="Tahoma"/>
            <w:sz w:val="24"/>
            <w:szCs w:val="24"/>
          </w:rPr>
          <w:t>Signed package is sent to Corry for</w:t>
        </w:r>
      </w:ins>
      <w:ins w:id="94" w:author="Corrine Barta" w:date="2016-10-13T07:31:00Z">
        <w:r>
          <w:rPr>
            <w:rFonts w:ascii="Tahoma" w:hAnsi="Tahoma" w:cs="Tahoma"/>
            <w:sz w:val="24"/>
            <w:szCs w:val="24"/>
          </w:rPr>
          <w:t xml:space="preserve"> CO generation.</w:t>
        </w:r>
      </w:ins>
      <w:ins w:id="95" w:author="Corrine Barta" w:date="2016-10-13T07:30:00Z">
        <w:r>
          <w:rPr>
            <w:rFonts w:ascii="Tahoma" w:hAnsi="Tahoma" w:cs="Tahoma"/>
            <w:sz w:val="24"/>
            <w:szCs w:val="24"/>
          </w:rPr>
          <w:t xml:space="preserve"> </w:t>
        </w:r>
      </w:ins>
      <w:del w:id="96" w:author="Corrine Barta" w:date="2016-10-13T07:31:00Z">
        <w:r w:rsidR="004136C8" w:rsidRPr="00D045E5" w:rsidDel="00455182">
          <w:rPr>
            <w:rFonts w:ascii="Tahoma" w:hAnsi="Tahoma" w:cs="Tahoma"/>
            <w:sz w:val="24"/>
            <w:szCs w:val="24"/>
          </w:rPr>
          <w:delText xml:space="preserve">Pembina field office sends COR to CM and Corry for approval </w:delText>
        </w:r>
      </w:del>
    </w:p>
    <w:p w14:paraId="7EE00C21" w14:textId="77777777" w:rsidR="004136C8" w:rsidDel="00455182" w:rsidRDefault="00455182" w:rsidP="004136C8">
      <w:pPr>
        <w:pStyle w:val="ListParagraph"/>
        <w:numPr>
          <w:ilvl w:val="0"/>
          <w:numId w:val="10"/>
        </w:numPr>
        <w:spacing w:before="100" w:after="100"/>
        <w:ind w:right="1440"/>
        <w:rPr>
          <w:del w:id="97" w:author="Corrine Barta" w:date="2016-10-13T07:31:00Z"/>
          <w:rFonts w:ascii="Tahoma" w:hAnsi="Tahoma" w:cs="Tahoma"/>
          <w:sz w:val="24"/>
          <w:szCs w:val="24"/>
        </w:rPr>
      </w:pPr>
      <w:ins w:id="98" w:author="Corrine Barta" w:date="2016-10-13T07:31:00Z">
        <w:r>
          <w:rPr>
            <w:rFonts w:ascii="Tahoma" w:hAnsi="Tahoma" w:cs="Tahoma"/>
            <w:sz w:val="24"/>
            <w:szCs w:val="24"/>
          </w:rPr>
          <w:t>Field Engineer to t</w:t>
        </w:r>
      </w:ins>
      <w:del w:id="99" w:author="Corrine Barta" w:date="2016-10-13T07:31:00Z">
        <w:r w:rsidR="007A3B25" w:rsidDel="00455182">
          <w:rPr>
            <w:rFonts w:ascii="Tahoma" w:hAnsi="Tahoma" w:cs="Tahoma"/>
            <w:sz w:val="24"/>
            <w:szCs w:val="24"/>
          </w:rPr>
          <w:delText>Corry generates CO</w:delText>
        </w:r>
        <w:r w:rsidR="004136C8" w:rsidRPr="00D045E5" w:rsidDel="00455182">
          <w:rPr>
            <w:rFonts w:ascii="Tahoma" w:hAnsi="Tahoma" w:cs="Tahoma"/>
            <w:sz w:val="24"/>
            <w:szCs w:val="24"/>
          </w:rPr>
          <w:delText>s to incorporate a number of CORs</w:delText>
        </w:r>
      </w:del>
    </w:p>
    <w:p w14:paraId="743E407A" w14:textId="77777777" w:rsidR="00447B71" w:rsidRDefault="00447B71" w:rsidP="00447B71">
      <w:pPr>
        <w:pStyle w:val="ListParagraph"/>
        <w:numPr>
          <w:ilvl w:val="0"/>
          <w:numId w:val="10"/>
        </w:numPr>
        <w:spacing w:before="100" w:after="100"/>
        <w:ind w:right="1440"/>
        <w:rPr>
          <w:rFonts w:ascii="Tahoma" w:hAnsi="Tahoma" w:cs="Tahoma"/>
          <w:sz w:val="24"/>
          <w:szCs w:val="24"/>
        </w:rPr>
      </w:pPr>
      <w:del w:id="100" w:author="Corrine Barta" w:date="2016-10-13T07:31:00Z">
        <w:r w:rsidRPr="001D13BF" w:rsidDel="00455182">
          <w:rPr>
            <w:rFonts w:ascii="Tahoma" w:hAnsi="Tahoma" w:cs="Tahoma"/>
            <w:sz w:val="24"/>
            <w:szCs w:val="24"/>
          </w:rPr>
          <w:delText>T</w:delText>
        </w:r>
      </w:del>
      <w:proofErr w:type="gramStart"/>
      <w:r w:rsidRPr="001D13BF">
        <w:rPr>
          <w:rFonts w:ascii="Tahoma" w:hAnsi="Tahoma" w:cs="Tahoma"/>
          <w:sz w:val="24"/>
          <w:szCs w:val="24"/>
        </w:rPr>
        <w:t>rack</w:t>
      </w:r>
      <w:proofErr w:type="gramEnd"/>
      <w:r w:rsidRPr="001D13BF">
        <w:rPr>
          <w:rFonts w:ascii="Tahoma" w:hAnsi="Tahoma" w:cs="Tahoma"/>
          <w:sz w:val="24"/>
          <w:szCs w:val="24"/>
        </w:rPr>
        <w:t xml:space="preserve"> RFIs (request for information) and maintain an RF</w:t>
      </w:r>
      <w:r>
        <w:rPr>
          <w:rFonts w:ascii="Tahoma" w:hAnsi="Tahoma" w:cs="Tahoma"/>
          <w:sz w:val="24"/>
          <w:szCs w:val="24"/>
        </w:rPr>
        <w:t>I</w:t>
      </w:r>
      <w:r w:rsidRPr="001D13BF">
        <w:rPr>
          <w:rFonts w:ascii="Tahoma" w:hAnsi="Tahoma" w:cs="Tahoma"/>
          <w:sz w:val="24"/>
          <w:szCs w:val="24"/>
        </w:rPr>
        <w:t xml:space="preserve"> log </w:t>
      </w:r>
    </w:p>
    <w:p w14:paraId="133C7724" w14:textId="77777777" w:rsidR="00447B71" w:rsidRPr="001D13BF" w:rsidRDefault="00455182" w:rsidP="00447B71">
      <w:pPr>
        <w:pStyle w:val="ListParagraph"/>
        <w:numPr>
          <w:ilvl w:val="0"/>
          <w:numId w:val="10"/>
        </w:numPr>
        <w:spacing w:before="100" w:after="100"/>
        <w:ind w:right="1440"/>
        <w:rPr>
          <w:rFonts w:ascii="Tahoma" w:hAnsi="Tahoma" w:cs="Tahoma"/>
          <w:sz w:val="24"/>
          <w:szCs w:val="24"/>
        </w:rPr>
      </w:pPr>
      <w:ins w:id="101" w:author="Corrine Barta" w:date="2016-10-13T07:31:00Z">
        <w:r>
          <w:rPr>
            <w:rFonts w:ascii="Tahoma" w:hAnsi="Tahoma" w:cs="Tahoma"/>
            <w:sz w:val="24"/>
            <w:szCs w:val="24"/>
          </w:rPr>
          <w:t>Office manager will t</w:t>
        </w:r>
      </w:ins>
      <w:del w:id="102" w:author="Corrine Barta" w:date="2016-10-13T07:31:00Z">
        <w:r w:rsidR="00447B71" w:rsidDel="00455182">
          <w:rPr>
            <w:rFonts w:ascii="Tahoma" w:hAnsi="Tahoma" w:cs="Tahoma"/>
            <w:sz w:val="24"/>
            <w:szCs w:val="24"/>
          </w:rPr>
          <w:delText>T</w:delText>
        </w:r>
      </w:del>
      <w:r w:rsidR="00447B71">
        <w:rPr>
          <w:rFonts w:ascii="Tahoma" w:hAnsi="Tahoma" w:cs="Tahoma"/>
          <w:sz w:val="24"/>
          <w:szCs w:val="24"/>
        </w:rPr>
        <w:t xml:space="preserve">rack CRs </w:t>
      </w:r>
      <w:del w:id="103" w:author="Corrine Barta" w:date="2016-10-13T07:32:00Z">
        <w:r w:rsidR="00447B71" w:rsidDel="00455182">
          <w:rPr>
            <w:rFonts w:ascii="Tahoma" w:hAnsi="Tahoma" w:cs="Tahoma"/>
            <w:sz w:val="24"/>
            <w:szCs w:val="24"/>
          </w:rPr>
          <w:delText xml:space="preserve">and CORs </w:delText>
        </w:r>
      </w:del>
      <w:r w:rsidR="00447B71">
        <w:rPr>
          <w:rFonts w:ascii="Tahoma" w:hAnsi="Tahoma" w:cs="Tahoma"/>
          <w:sz w:val="24"/>
          <w:szCs w:val="24"/>
        </w:rPr>
        <w:t>and C</w:t>
      </w:r>
      <w:ins w:id="104" w:author="Corrine Barta" w:date="2016-10-13T07:32:00Z">
        <w:r>
          <w:rPr>
            <w:rFonts w:ascii="Tahoma" w:hAnsi="Tahoma" w:cs="Tahoma"/>
            <w:sz w:val="24"/>
            <w:szCs w:val="24"/>
          </w:rPr>
          <w:t>O</w:t>
        </w:r>
      </w:ins>
      <w:del w:id="105" w:author="Corrine Barta" w:date="2016-10-13T07:32:00Z">
        <w:r w:rsidR="00447B71" w:rsidDel="00455182">
          <w:rPr>
            <w:rFonts w:ascii="Tahoma" w:hAnsi="Tahoma" w:cs="Tahoma"/>
            <w:sz w:val="24"/>
            <w:szCs w:val="24"/>
          </w:rPr>
          <w:delText>o</w:delText>
        </w:r>
      </w:del>
      <w:r w:rsidR="00447B71">
        <w:rPr>
          <w:rFonts w:ascii="Tahoma" w:hAnsi="Tahoma" w:cs="Tahoma"/>
          <w:sz w:val="24"/>
          <w:szCs w:val="24"/>
        </w:rPr>
        <w:t xml:space="preserve">s on a log </w:t>
      </w:r>
    </w:p>
    <w:p w14:paraId="11B36C6F" w14:textId="77777777" w:rsidR="004136C8" w:rsidRPr="00D045E5" w:rsidRDefault="004136C8" w:rsidP="004136C8">
      <w:pPr>
        <w:spacing w:before="100" w:after="100"/>
        <w:ind w:right="1440"/>
        <w:rPr>
          <w:rFonts w:ascii="Tahoma" w:hAnsi="Tahoma" w:cs="Tahoma"/>
          <w:sz w:val="24"/>
          <w:szCs w:val="24"/>
        </w:rPr>
      </w:pPr>
    </w:p>
    <w:p w14:paraId="2B539553" w14:textId="77777777" w:rsidR="004136C8" w:rsidRPr="00D045E5" w:rsidRDefault="004136C8" w:rsidP="004136C8">
      <w:pPr>
        <w:spacing w:before="100" w:after="100"/>
        <w:ind w:right="1440"/>
        <w:rPr>
          <w:rFonts w:ascii="Tahoma" w:hAnsi="Tahoma" w:cs="Tahoma"/>
          <w:b/>
          <w:sz w:val="24"/>
          <w:szCs w:val="24"/>
        </w:rPr>
      </w:pPr>
      <w:r w:rsidRPr="00D045E5">
        <w:rPr>
          <w:rFonts w:ascii="Tahoma" w:hAnsi="Tahoma" w:cs="Tahoma"/>
          <w:b/>
          <w:sz w:val="24"/>
          <w:szCs w:val="24"/>
        </w:rPr>
        <w:t>Question</w:t>
      </w:r>
    </w:p>
    <w:p w14:paraId="40945111" w14:textId="77777777" w:rsidR="004136C8" w:rsidRPr="00D045E5" w:rsidRDefault="004136C8" w:rsidP="004136C8">
      <w:pPr>
        <w:pStyle w:val="ListParagraph"/>
        <w:numPr>
          <w:ilvl w:val="0"/>
          <w:numId w:val="11"/>
        </w:numPr>
        <w:spacing w:before="100" w:after="100"/>
        <w:ind w:right="1440"/>
        <w:rPr>
          <w:rFonts w:ascii="Tahoma" w:hAnsi="Tahoma" w:cs="Tahoma"/>
          <w:sz w:val="24"/>
          <w:szCs w:val="24"/>
        </w:rPr>
      </w:pPr>
      <w:r w:rsidRPr="00D045E5">
        <w:rPr>
          <w:rFonts w:ascii="Tahoma" w:hAnsi="Tahoma" w:cs="Tahoma"/>
          <w:sz w:val="24"/>
          <w:szCs w:val="24"/>
        </w:rPr>
        <w:t>Can approved LEMS be charged against a COR?</w:t>
      </w:r>
      <w:ins w:id="106" w:author="Corrine Barta" w:date="2016-10-13T07:32:00Z">
        <w:r w:rsidR="00455182">
          <w:rPr>
            <w:rFonts w:ascii="Tahoma" w:hAnsi="Tahoma" w:cs="Tahoma"/>
            <w:sz w:val="24"/>
            <w:szCs w:val="24"/>
          </w:rPr>
          <w:t xml:space="preserve">  Only approved LEMs can be </w:t>
        </w:r>
      </w:ins>
      <w:ins w:id="107" w:author="Corrine Barta" w:date="2016-10-13T07:33:00Z">
        <w:r w:rsidR="00455182">
          <w:rPr>
            <w:rFonts w:ascii="Tahoma" w:hAnsi="Tahoma" w:cs="Tahoma"/>
            <w:sz w:val="24"/>
            <w:szCs w:val="24"/>
          </w:rPr>
          <w:t>invoiced</w:t>
        </w:r>
      </w:ins>
      <w:ins w:id="108" w:author="Corrine Barta" w:date="2016-10-13T07:32:00Z">
        <w:r w:rsidR="00455182">
          <w:rPr>
            <w:rFonts w:ascii="Tahoma" w:hAnsi="Tahoma" w:cs="Tahoma"/>
            <w:sz w:val="24"/>
            <w:szCs w:val="24"/>
          </w:rPr>
          <w:t xml:space="preserve"> against a Change Order.  The PO needs to be increased to accommodate the change and</w:t>
        </w:r>
      </w:ins>
      <w:ins w:id="109" w:author="Corrine Barta" w:date="2016-10-13T07:34:00Z">
        <w:r w:rsidR="00455182">
          <w:rPr>
            <w:rFonts w:ascii="Tahoma" w:hAnsi="Tahoma" w:cs="Tahoma"/>
            <w:sz w:val="24"/>
            <w:szCs w:val="24"/>
          </w:rPr>
          <w:t xml:space="preserve"> contractors are not getting in change requests in a timely fashion so this helps ensure the documents are in place.  It is up to the CM, Chief Inspector and Office Manager to ensure a Change Request has been written</w:t>
        </w:r>
      </w:ins>
      <w:ins w:id="110" w:author="Corrine Barta" w:date="2016-10-13T07:36:00Z">
        <w:r w:rsidR="00DE29B8">
          <w:rPr>
            <w:rFonts w:ascii="Tahoma" w:hAnsi="Tahoma" w:cs="Tahoma"/>
            <w:sz w:val="24"/>
            <w:szCs w:val="24"/>
          </w:rPr>
          <w:t xml:space="preserve"> and approved </w:t>
        </w:r>
      </w:ins>
      <w:ins w:id="111" w:author="Corrine Barta" w:date="2016-10-13T07:34:00Z">
        <w:r w:rsidR="00455182">
          <w:rPr>
            <w:rFonts w:ascii="Tahoma" w:hAnsi="Tahoma" w:cs="Tahoma"/>
            <w:sz w:val="24"/>
            <w:szCs w:val="24"/>
          </w:rPr>
          <w:t xml:space="preserve">to </w:t>
        </w:r>
      </w:ins>
      <w:ins w:id="112" w:author="Corrine Barta" w:date="2016-10-13T07:35:00Z">
        <w:r w:rsidR="00DE29B8">
          <w:rPr>
            <w:rFonts w:ascii="Tahoma" w:hAnsi="Tahoma" w:cs="Tahoma"/>
            <w:sz w:val="24"/>
            <w:szCs w:val="24"/>
          </w:rPr>
          <w:t xml:space="preserve">account for all changes outside the contract.  </w:t>
        </w:r>
      </w:ins>
      <w:ins w:id="113" w:author="Corrine Barta" w:date="2016-10-13T07:32:00Z">
        <w:r w:rsidR="00455182">
          <w:rPr>
            <w:rFonts w:ascii="Tahoma" w:hAnsi="Tahoma" w:cs="Tahoma"/>
            <w:sz w:val="24"/>
            <w:szCs w:val="24"/>
          </w:rPr>
          <w:t xml:space="preserve"> </w:t>
        </w:r>
      </w:ins>
    </w:p>
    <w:p w14:paraId="14F6D0B2" w14:textId="77777777" w:rsidR="004136C8" w:rsidRPr="00D045E5" w:rsidRDefault="004136C8" w:rsidP="004136C8">
      <w:pPr>
        <w:pStyle w:val="ListParagraph"/>
        <w:numPr>
          <w:ilvl w:val="0"/>
          <w:numId w:val="11"/>
        </w:numPr>
        <w:spacing w:before="100" w:after="100"/>
        <w:ind w:right="1440"/>
        <w:rPr>
          <w:rFonts w:ascii="Tahoma" w:hAnsi="Tahoma" w:cs="Tahoma"/>
          <w:sz w:val="24"/>
          <w:szCs w:val="24"/>
        </w:rPr>
      </w:pPr>
      <w:r w:rsidRPr="00D045E5">
        <w:rPr>
          <w:rFonts w:ascii="Tahoma" w:hAnsi="Tahoma" w:cs="Tahoma"/>
          <w:sz w:val="24"/>
          <w:szCs w:val="24"/>
        </w:rPr>
        <w:t xml:space="preserve">Can CORs or Cos be revised if value exceeds original value or does new CO have to be generated </w:t>
      </w:r>
      <w:ins w:id="114" w:author="Corrine Barta" w:date="2016-10-13T07:37:00Z">
        <w:r w:rsidR="00DE29B8">
          <w:rPr>
            <w:rFonts w:ascii="Tahoma" w:hAnsi="Tahoma" w:cs="Tahoma"/>
            <w:sz w:val="24"/>
            <w:szCs w:val="24"/>
          </w:rPr>
          <w:t xml:space="preserve">Due to SAP limitations, a new change order will have to be generated.  The change request can be revised, but a new change order will be issued to account for the </w:t>
        </w:r>
      </w:ins>
      <w:ins w:id="115" w:author="Corrine Barta" w:date="2016-10-13T07:39:00Z">
        <w:r w:rsidR="00DE29B8">
          <w:rPr>
            <w:rFonts w:ascii="Tahoma" w:hAnsi="Tahoma" w:cs="Tahoma"/>
            <w:sz w:val="24"/>
            <w:szCs w:val="24"/>
          </w:rPr>
          <w:t xml:space="preserve">additional </w:t>
        </w:r>
      </w:ins>
      <w:ins w:id="116" w:author="Corrine Barta" w:date="2016-10-13T07:38:00Z">
        <w:r w:rsidR="00DE29B8">
          <w:rPr>
            <w:rFonts w:ascii="Tahoma" w:hAnsi="Tahoma" w:cs="Tahoma"/>
            <w:sz w:val="24"/>
            <w:szCs w:val="24"/>
          </w:rPr>
          <w:t>amount being requested.</w:t>
        </w:r>
      </w:ins>
    </w:p>
    <w:p w14:paraId="5BB0F622" w14:textId="77777777" w:rsidR="00413A00" w:rsidRPr="00D045E5" w:rsidRDefault="00413A00" w:rsidP="00E81E5B">
      <w:pPr>
        <w:pStyle w:val="Num1"/>
        <w:numPr>
          <w:ilvl w:val="0"/>
          <w:numId w:val="0"/>
        </w:numPr>
        <w:ind w:left="1080"/>
        <w:rPr>
          <w:rFonts w:cs="Tahoma"/>
          <w:sz w:val="24"/>
          <w:szCs w:val="24"/>
          <w:lang w:val="en-GB"/>
        </w:rPr>
      </w:pPr>
    </w:p>
    <w:sectPr w:rsidR="00413A00" w:rsidRPr="00D045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AD615F"/>
    <w:multiLevelType w:val="hybridMultilevel"/>
    <w:tmpl w:val="6DBA00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CA65E36"/>
    <w:multiLevelType w:val="multilevel"/>
    <w:tmpl w:val="5E5C7BCA"/>
    <w:lvl w:ilvl="0">
      <w:start w:val="1"/>
      <w:numFmt w:val="decimal"/>
      <w:pStyle w:val="Heading1"/>
      <w:lvlText w:val="%1.0"/>
      <w:lvlJc w:val="left"/>
      <w:pPr>
        <w:tabs>
          <w:tab w:val="num" w:pos="851"/>
        </w:tabs>
        <w:ind w:left="851" w:hanging="851"/>
      </w:pPr>
      <w:rPr>
        <w:rFonts w:ascii="Tahoma" w:hAnsi="Tahoma" w:hint="default"/>
        <w:b/>
        <w:i w:val="0"/>
        <w:sz w:val="24"/>
        <w:szCs w:val="24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51"/>
        </w:tabs>
        <w:ind w:left="851" w:hanging="851"/>
      </w:pPr>
      <w:rPr>
        <w:rFonts w:ascii="Tahoma" w:hAnsi="Tahoma" w:hint="default"/>
        <w:b/>
        <w:i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ascii="Tahoma" w:hAnsi="Tahoma" w:hint="default"/>
        <w:b/>
        <w:i w:val="0"/>
        <w:sz w:val="20"/>
        <w:szCs w:val="2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51"/>
        </w:tabs>
        <w:ind w:left="851" w:hanging="851"/>
      </w:pPr>
      <w:rPr>
        <w:rFonts w:ascii="Tahoma" w:hAnsi="Tahoma" w:hint="default"/>
        <w:b/>
        <w:i w:val="0"/>
        <w:sz w:val="20"/>
        <w:szCs w:val="2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>
    <w:nsid w:val="3CD904A8"/>
    <w:multiLevelType w:val="hybridMultilevel"/>
    <w:tmpl w:val="B41062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F642A9F"/>
    <w:multiLevelType w:val="hybridMultilevel"/>
    <w:tmpl w:val="6BE25F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E103FE"/>
    <w:multiLevelType w:val="multilevel"/>
    <w:tmpl w:val="A2FC4C7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>
    <w:nsid w:val="46183C47"/>
    <w:multiLevelType w:val="multilevel"/>
    <w:tmpl w:val="6D5CD89E"/>
    <w:lvl w:ilvl="0">
      <w:start w:val="1"/>
      <w:numFmt w:val="lowerLetter"/>
      <w:pStyle w:val="Num1"/>
      <w:lvlText w:val="%1)"/>
      <w:lvlJc w:val="left"/>
      <w:pPr>
        <w:tabs>
          <w:tab w:val="num" w:pos="1008"/>
        </w:tabs>
        <w:ind w:left="1008" w:hanging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lvlText w:val="%2)"/>
      <w:lvlJc w:val="left"/>
      <w:pPr>
        <w:tabs>
          <w:tab w:val="num" w:pos="927"/>
        </w:tabs>
        <w:ind w:left="927" w:hanging="284"/>
      </w:pPr>
      <w:rPr>
        <w:rFonts w:ascii="Tahoma" w:hAnsi="Tahoma" w:hint="default"/>
        <w:b w:val="0"/>
        <w:i w:val="0"/>
        <w:sz w:val="20"/>
        <w:szCs w:val="20"/>
      </w:rPr>
    </w:lvl>
    <w:lvl w:ilvl="2">
      <w:start w:val="1"/>
      <w:numFmt w:val="bullet"/>
      <w:lvlText w:val="-"/>
      <w:lvlJc w:val="left"/>
      <w:pPr>
        <w:tabs>
          <w:tab w:val="num" w:pos="1210"/>
        </w:tabs>
        <w:ind w:left="1210" w:hanging="283"/>
      </w:pPr>
      <w:rPr>
        <w:rFonts w:ascii="Tahoma" w:hAnsi="Tahoma" w:hint="default"/>
        <w:b w:val="0"/>
        <w:i w:val="0"/>
        <w:color w:val="auto"/>
        <w:sz w:val="20"/>
        <w:szCs w:val="20"/>
      </w:rPr>
    </w:lvl>
    <w:lvl w:ilvl="3">
      <w:start w:val="1"/>
      <w:numFmt w:val="decimal"/>
      <w:lvlText w:val="(%4)"/>
      <w:lvlJc w:val="left"/>
      <w:pPr>
        <w:tabs>
          <w:tab w:val="num" w:pos="1232"/>
        </w:tabs>
        <w:ind w:left="123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592"/>
        </w:tabs>
        <w:ind w:left="159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952"/>
        </w:tabs>
        <w:ind w:left="1952" w:hanging="360"/>
      </w:pPr>
      <w:rPr>
        <w:rFonts w:hint="default"/>
      </w:rPr>
    </w:lvl>
    <w:lvl w:ilvl="6">
      <w:numFmt w:val="none"/>
      <w:lvlText w:val=""/>
      <w:lvlJc w:val="left"/>
      <w:pPr>
        <w:tabs>
          <w:tab w:val="num" w:pos="230"/>
        </w:tabs>
      </w:pPr>
    </w:lvl>
    <w:lvl w:ilvl="7">
      <w:start w:val="1"/>
      <w:numFmt w:val="lowerLetter"/>
      <w:lvlText w:val="%8."/>
      <w:lvlJc w:val="left"/>
      <w:pPr>
        <w:tabs>
          <w:tab w:val="num" w:pos="2672"/>
        </w:tabs>
        <w:ind w:left="2672" w:hanging="360"/>
      </w:pPr>
      <w:rPr>
        <w:rFonts w:hint="default"/>
      </w:rPr>
    </w:lvl>
    <w:lvl w:ilvl="8">
      <w:numFmt w:val="none"/>
      <w:lvlText w:val=""/>
      <w:lvlJc w:val="left"/>
      <w:pPr>
        <w:tabs>
          <w:tab w:val="num" w:pos="230"/>
        </w:tabs>
      </w:pPr>
    </w:lvl>
  </w:abstractNum>
  <w:abstractNum w:abstractNumId="6">
    <w:nsid w:val="4C2C72A2"/>
    <w:multiLevelType w:val="hybridMultilevel"/>
    <w:tmpl w:val="01EC3C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874620"/>
    <w:multiLevelType w:val="hybridMultilevel"/>
    <w:tmpl w:val="30EC249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9042A67"/>
    <w:multiLevelType w:val="hybridMultilevel"/>
    <w:tmpl w:val="C13491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D24B27"/>
    <w:multiLevelType w:val="hybridMultilevel"/>
    <w:tmpl w:val="A7C00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567A43"/>
    <w:multiLevelType w:val="hybridMultilevel"/>
    <w:tmpl w:val="7FF416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0391822"/>
    <w:multiLevelType w:val="hybridMultilevel"/>
    <w:tmpl w:val="2968FE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5"/>
  </w:num>
  <w:num w:numId="5">
    <w:abstractNumId w:val="0"/>
  </w:num>
  <w:num w:numId="6">
    <w:abstractNumId w:val="2"/>
  </w:num>
  <w:num w:numId="7">
    <w:abstractNumId w:val="8"/>
  </w:num>
  <w:num w:numId="8">
    <w:abstractNumId w:val="10"/>
  </w:num>
  <w:num w:numId="9">
    <w:abstractNumId w:val="3"/>
  </w:num>
  <w:num w:numId="10">
    <w:abstractNumId w:val="11"/>
  </w:num>
  <w:num w:numId="11">
    <w:abstractNumId w:val="9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4D59"/>
    <w:rsid w:val="00055DEE"/>
    <w:rsid w:val="001D13BF"/>
    <w:rsid w:val="001E6855"/>
    <w:rsid w:val="002C7B9D"/>
    <w:rsid w:val="003142B6"/>
    <w:rsid w:val="003C29D4"/>
    <w:rsid w:val="004136C8"/>
    <w:rsid w:val="00413A00"/>
    <w:rsid w:val="00447B71"/>
    <w:rsid w:val="00455182"/>
    <w:rsid w:val="00640EBF"/>
    <w:rsid w:val="007A3B25"/>
    <w:rsid w:val="0090430D"/>
    <w:rsid w:val="009C2799"/>
    <w:rsid w:val="00A7373C"/>
    <w:rsid w:val="00A775DD"/>
    <w:rsid w:val="00B01883"/>
    <w:rsid w:val="00C3375D"/>
    <w:rsid w:val="00CB26FF"/>
    <w:rsid w:val="00D045E5"/>
    <w:rsid w:val="00D46B70"/>
    <w:rsid w:val="00D54D59"/>
    <w:rsid w:val="00DE29B8"/>
    <w:rsid w:val="00E81E5B"/>
    <w:rsid w:val="00F1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9E8C4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qFormat/>
    <w:rsid w:val="00D54D59"/>
    <w:pPr>
      <w:keepNext/>
      <w:numPr>
        <w:numId w:val="1"/>
      </w:numPr>
      <w:tabs>
        <w:tab w:val="left" w:pos="-720"/>
      </w:tabs>
      <w:suppressAutoHyphens/>
      <w:spacing w:before="240" w:after="0" w:line="280" w:lineRule="atLeast"/>
      <w:jc w:val="both"/>
      <w:outlineLvl w:val="0"/>
    </w:pPr>
    <w:rPr>
      <w:rFonts w:ascii="Tahoma" w:eastAsia="Times New Roman" w:hAnsi="Tahoma" w:cs="Times New Roman"/>
      <w:b/>
      <w:caps/>
      <w:spacing w:val="-2"/>
      <w:sz w:val="24"/>
    </w:rPr>
  </w:style>
  <w:style w:type="paragraph" w:styleId="Heading2">
    <w:name w:val="heading 2"/>
    <w:basedOn w:val="Normal"/>
    <w:next w:val="BodyText"/>
    <w:link w:val="Heading2Char"/>
    <w:qFormat/>
    <w:rsid w:val="00D54D59"/>
    <w:pPr>
      <w:keepNext/>
      <w:numPr>
        <w:ilvl w:val="1"/>
        <w:numId w:val="1"/>
      </w:numPr>
      <w:tabs>
        <w:tab w:val="left" w:pos="-720"/>
      </w:tabs>
      <w:suppressAutoHyphens/>
      <w:spacing w:before="140" w:after="0" w:line="280" w:lineRule="atLeast"/>
      <w:jc w:val="both"/>
      <w:outlineLvl w:val="1"/>
    </w:pPr>
    <w:rPr>
      <w:rFonts w:ascii="Tahoma" w:eastAsia="Times New Roman" w:hAnsi="Tahoma" w:cs="Times New Roman"/>
      <w:b/>
      <w:smallCaps/>
      <w:spacing w:val="-2"/>
      <w:sz w:val="24"/>
      <w:lang w:val="en-GB"/>
    </w:rPr>
  </w:style>
  <w:style w:type="paragraph" w:styleId="Heading3">
    <w:name w:val="heading 3"/>
    <w:basedOn w:val="Normal"/>
    <w:next w:val="BodyText"/>
    <w:link w:val="Heading3Char"/>
    <w:qFormat/>
    <w:rsid w:val="00D54D59"/>
    <w:pPr>
      <w:keepNext/>
      <w:numPr>
        <w:ilvl w:val="2"/>
        <w:numId w:val="1"/>
      </w:numPr>
      <w:spacing w:before="140" w:after="0" w:line="280" w:lineRule="atLeast"/>
      <w:jc w:val="both"/>
      <w:outlineLvl w:val="2"/>
    </w:pPr>
    <w:rPr>
      <w:rFonts w:ascii="Tahoma" w:eastAsia="Times New Roman" w:hAnsi="Tahoma" w:cs="Times New Roman"/>
      <w:b/>
    </w:rPr>
  </w:style>
  <w:style w:type="paragraph" w:styleId="Heading4">
    <w:name w:val="heading 4"/>
    <w:basedOn w:val="Normal"/>
    <w:next w:val="Normal"/>
    <w:link w:val="Heading4Char"/>
    <w:qFormat/>
    <w:rsid w:val="00D54D59"/>
    <w:pPr>
      <w:keepNext/>
      <w:numPr>
        <w:ilvl w:val="3"/>
        <w:numId w:val="1"/>
      </w:numPr>
      <w:suppressAutoHyphens/>
      <w:spacing w:before="140" w:after="0" w:line="280" w:lineRule="atLeast"/>
      <w:jc w:val="both"/>
      <w:outlineLvl w:val="3"/>
    </w:pPr>
    <w:rPr>
      <w:rFonts w:ascii="Tahoma" w:eastAsia="Times New Roman" w:hAnsi="Tahoma" w:cs="Times New Roman"/>
      <w:b/>
    </w:rPr>
  </w:style>
  <w:style w:type="paragraph" w:styleId="Heading5">
    <w:name w:val="heading 5"/>
    <w:basedOn w:val="Normal"/>
    <w:next w:val="Normal"/>
    <w:link w:val="Heading5Char"/>
    <w:qFormat/>
    <w:rsid w:val="00D54D59"/>
    <w:pPr>
      <w:keepNext/>
      <w:numPr>
        <w:ilvl w:val="4"/>
        <w:numId w:val="1"/>
      </w:numPr>
      <w:tabs>
        <w:tab w:val="left" w:pos="-720"/>
      </w:tabs>
      <w:suppressAutoHyphens/>
      <w:spacing w:after="0" w:line="240" w:lineRule="exact"/>
      <w:jc w:val="both"/>
      <w:outlineLvl w:val="4"/>
    </w:pPr>
    <w:rPr>
      <w:rFonts w:ascii="Tahoma" w:eastAsia="Times New Roman" w:hAnsi="Tahoma" w:cs="Times New Roman"/>
      <w:b/>
      <w:spacing w:val="-2"/>
      <w:lang w:val="en-GB"/>
    </w:rPr>
  </w:style>
  <w:style w:type="paragraph" w:styleId="Heading6">
    <w:name w:val="heading 6"/>
    <w:basedOn w:val="Normal"/>
    <w:next w:val="Normal"/>
    <w:link w:val="Heading6Char"/>
    <w:qFormat/>
    <w:rsid w:val="00D54D59"/>
    <w:pPr>
      <w:keepNext/>
      <w:numPr>
        <w:ilvl w:val="5"/>
        <w:numId w:val="1"/>
      </w:numPr>
      <w:spacing w:after="0" w:line="240" w:lineRule="auto"/>
      <w:jc w:val="both"/>
      <w:outlineLvl w:val="5"/>
    </w:pPr>
    <w:rPr>
      <w:rFonts w:ascii="Tahoma" w:eastAsia="Times New Roman" w:hAnsi="Tahoma" w:cs="Times New Roman"/>
      <w:u w:val="single"/>
      <w:lang w:val="en-GB"/>
    </w:rPr>
  </w:style>
  <w:style w:type="paragraph" w:styleId="Heading7">
    <w:name w:val="heading 7"/>
    <w:basedOn w:val="Normal"/>
    <w:next w:val="Normal"/>
    <w:link w:val="Heading7Char"/>
    <w:qFormat/>
    <w:rsid w:val="00D54D59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Tahoma" w:eastAsia="Times New Roman" w:hAnsi="Tahoma" w:cs="Times New Roman"/>
    </w:rPr>
  </w:style>
  <w:style w:type="paragraph" w:styleId="Heading8">
    <w:name w:val="heading 8"/>
    <w:basedOn w:val="Normal"/>
    <w:next w:val="Normal"/>
    <w:link w:val="Heading8Char"/>
    <w:qFormat/>
    <w:rsid w:val="00D54D59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Tahoma" w:eastAsia="Times New Roman" w:hAnsi="Tahoma" w:cs="Times New Roman"/>
      <w:i/>
    </w:rPr>
  </w:style>
  <w:style w:type="paragraph" w:styleId="Heading9">
    <w:name w:val="heading 9"/>
    <w:basedOn w:val="Normal"/>
    <w:next w:val="Normal"/>
    <w:link w:val="Heading9Char"/>
    <w:qFormat/>
    <w:rsid w:val="00D54D59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Tahoma" w:eastAsia="Times New Roman" w:hAnsi="Tahoma" w:cs="Times New Roman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54D59"/>
    <w:rPr>
      <w:rFonts w:ascii="Tahoma" w:eastAsia="Times New Roman" w:hAnsi="Tahoma" w:cs="Times New Roman"/>
      <w:b/>
      <w:caps/>
      <w:spacing w:val="-2"/>
      <w:sz w:val="24"/>
    </w:rPr>
  </w:style>
  <w:style w:type="character" w:customStyle="1" w:styleId="Heading2Char">
    <w:name w:val="Heading 2 Char"/>
    <w:basedOn w:val="DefaultParagraphFont"/>
    <w:link w:val="Heading2"/>
    <w:rsid w:val="00D54D59"/>
    <w:rPr>
      <w:rFonts w:ascii="Tahoma" w:eastAsia="Times New Roman" w:hAnsi="Tahoma" w:cs="Times New Roman"/>
      <w:b/>
      <w:smallCaps/>
      <w:spacing w:val="-2"/>
      <w:sz w:val="24"/>
      <w:lang w:val="en-GB"/>
    </w:rPr>
  </w:style>
  <w:style w:type="character" w:customStyle="1" w:styleId="Heading3Char">
    <w:name w:val="Heading 3 Char"/>
    <w:basedOn w:val="DefaultParagraphFont"/>
    <w:link w:val="Heading3"/>
    <w:rsid w:val="00D54D59"/>
    <w:rPr>
      <w:rFonts w:ascii="Tahoma" w:eastAsia="Times New Roman" w:hAnsi="Tahoma" w:cs="Times New Roman"/>
      <w:b/>
    </w:rPr>
  </w:style>
  <w:style w:type="character" w:customStyle="1" w:styleId="Heading4Char">
    <w:name w:val="Heading 4 Char"/>
    <w:basedOn w:val="DefaultParagraphFont"/>
    <w:link w:val="Heading4"/>
    <w:rsid w:val="00D54D59"/>
    <w:rPr>
      <w:rFonts w:ascii="Tahoma" w:eastAsia="Times New Roman" w:hAnsi="Tahoma" w:cs="Times New Roman"/>
      <w:b/>
    </w:rPr>
  </w:style>
  <w:style w:type="character" w:customStyle="1" w:styleId="Heading5Char">
    <w:name w:val="Heading 5 Char"/>
    <w:basedOn w:val="DefaultParagraphFont"/>
    <w:link w:val="Heading5"/>
    <w:rsid w:val="00D54D59"/>
    <w:rPr>
      <w:rFonts w:ascii="Tahoma" w:eastAsia="Times New Roman" w:hAnsi="Tahoma" w:cs="Times New Roman"/>
      <w:b/>
      <w:spacing w:val="-2"/>
      <w:lang w:val="en-GB"/>
    </w:rPr>
  </w:style>
  <w:style w:type="character" w:customStyle="1" w:styleId="Heading6Char">
    <w:name w:val="Heading 6 Char"/>
    <w:basedOn w:val="DefaultParagraphFont"/>
    <w:link w:val="Heading6"/>
    <w:rsid w:val="00D54D59"/>
    <w:rPr>
      <w:rFonts w:ascii="Tahoma" w:eastAsia="Times New Roman" w:hAnsi="Tahoma" w:cs="Times New Roman"/>
      <w:u w:val="single"/>
      <w:lang w:val="en-GB"/>
    </w:rPr>
  </w:style>
  <w:style w:type="character" w:customStyle="1" w:styleId="Heading7Char">
    <w:name w:val="Heading 7 Char"/>
    <w:basedOn w:val="DefaultParagraphFont"/>
    <w:link w:val="Heading7"/>
    <w:rsid w:val="00D54D59"/>
    <w:rPr>
      <w:rFonts w:ascii="Tahoma" w:eastAsia="Times New Roman" w:hAnsi="Tahoma" w:cs="Times New Roman"/>
    </w:rPr>
  </w:style>
  <w:style w:type="character" w:customStyle="1" w:styleId="Heading8Char">
    <w:name w:val="Heading 8 Char"/>
    <w:basedOn w:val="DefaultParagraphFont"/>
    <w:link w:val="Heading8"/>
    <w:rsid w:val="00D54D59"/>
    <w:rPr>
      <w:rFonts w:ascii="Tahoma" w:eastAsia="Times New Roman" w:hAnsi="Tahoma" w:cs="Times New Roman"/>
      <w:i/>
    </w:rPr>
  </w:style>
  <w:style w:type="character" w:customStyle="1" w:styleId="Heading9Char">
    <w:name w:val="Heading 9 Char"/>
    <w:basedOn w:val="DefaultParagraphFont"/>
    <w:link w:val="Heading9"/>
    <w:rsid w:val="00D54D59"/>
    <w:rPr>
      <w:rFonts w:ascii="Tahoma" w:eastAsia="Times New Roman" w:hAnsi="Tahoma" w:cs="Times New Roman"/>
      <w:b/>
      <w:i/>
      <w:sz w:val="18"/>
    </w:rPr>
  </w:style>
  <w:style w:type="paragraph" w:styleId="BodyText">
    <w:name w:val="Body Text"/>
    <w:basedOn w:val="Normal"/>
    <w:link w:val="BodyTextChar"/>
    <w:rsid w:val="00D54D59"/>
    <w:pPr>
      <w:spacing w:before="140" w:after="0" w:line="280" w:lineRule="atLeast"/>
      <w:jc w:val="both"/>
    </w:pPr>
    <w:rPr>
      <w:rFonts w:ascii="Tahoma" w:eastAsia="Times New Roman" w:hAnsi="Tahoma" w:cs="Times New Roman"/>
    </w:rPr>
  </w:style>
  <w:style w:type="character" w:customStyle="1" w:styleId="BodyTextChar">
    <w:name w:val="Body Text Char"/>
    <w:basedOn w:val="DefaultParagraphFont"/>
    <w:link w:val="BodyText"/>
    <w:rsid w:val="00D54D59"/>
    <w:rPr>
      <w:rFonts w:ascii="Tahoma" w:eastAsia="Times New Roman" w:hAnsi="Tahoma" w:cs="Times New Roman"/>
    </w:rPr>
  </w:style>
  <w:style w:type="paragraph" w:styleId="ListParagraph">
    <w:name w:val="List Paragraph"/>
    <w:basedOn w:val="Normal"/>
    <w:uiPriority w:val="34"/>
    <w:qFormat/>
    <w:rsid w:val="00D54D59"/>
    <w:pPr>
      <w:spacing w:after="0" w:line="240" w:lineRule="auto"/>
      <w:ind w:left="720"/>
    </w:pPr>
    <w:rPr>
      <w:rFonts w:ascii="Calibri" w:hAnsi="Calibri" w:cs="Times New Roman"/>
    </w:rPr>
  </w:style>
  <w:style w:type="paragraph" w:customStyle="1" w:styleId="Num1">
    <w:name w:val="Num1"/>
    <w:basedOn w:val="Normal"/>
    <w:rsid w:val="00D54D59"/>
    <w:pPr>
      <w:numPr>
        <w:numId w:val="4"/>
      </w:numPr>
      <w:spacing w:before="140" w:after="0" w:line="280" w:lineRule="atLeast"/>
      <w:jc w:val="both"/>
    </w:pPr>
    <w:rPr>
      <w:rFonts w:ascii="Tahoma" w:eastAsia="Times New Roman" w:hAnsi="Tahoma" w:cs="Times New Roman"/>
    </w:rPr>
  </w:style>
  <w:style w:type="character" w:styleId="Hyperlink">
    <w:name w:val="Hyperlink"/>
    <w:basedOn w:val="DefaultParagraphFont"/>
    <w:uiPriority w:val="99"/>
    <w:unhideWhenUsed/>
    <w:rsid w:val="00D54D5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26FF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6FF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qFormat/>
    <w:rsid w:val="00D54D59"/>
    <w:pPr>
      <w:keepNext/>
      <w:numPr>
        <w:numId w:val="1"/>
      </w:numPr>
      <w:tabs>
        <w:tab w:val="left" w:pos="-720"/>
      </w:tabs>
      <w:suppressAutoHyphens/>
      <w:spacing w:before="240" w:after="0" w:line="280" w:lineRule="atLeast"/>
      <w:jc w:val="both"/>
      <w:outlineLvl w:val="0"/>
    </w:pPr>
    <w:rPr>
      <w:rFonts w:ascii="Tahoma" w:eastAsia="Times New Roman" w:hAnsi="Tahoma" w:cs="Times New Roman"/>
      <w:b/>
      <w:caps/>
      <w:spacing w:val="-2"/>
      <w:sz w:val="24"/>
    </w:rPr>
  </w:style>
  <w:style w:type="paragraph" w:styleId="Heading2">
    <w:name w:val="heading 2"/>
    <w:basedOn w:val="Normal"/>
    <w:next w:val="BodyText"/>
    <w:link w:val="Heading2Char"/>
    <w:qFormat/>
    <w:rsid w:val="00D54D59"/>
    <w:pPr>
      <w:keepNext/>
      <w:numPr>
        <w:ilvl w:val="1"/>
        <w:numId w:val="1"/>
      </w:numPr>
      <w:tabs>
        <w:tab w:val="left" w:pos="-720"/>
      </w:tabs>
      <w:suppressAutoHyphens/>
      <w:spacing w:before="140" w:after="0" w:line="280" w:lineRule="atLeast"/>
      <w:jc w:val="both"/>
      <w:outlineLvl w:val="1"/>
    </w:pPr>
    <w:rPr>
      <w:rFonts w:ascii="Tahoma" w:eastAsia="Times New Roman" w:hAnsi="Tahoma" w:cs="Times New Roman"/>
      <w:b/>
      <w:smallCaps/>
      <w:spacing w:val="-2"/>
      <w:sz w:val="24"/>
      <w:lang w:val="en-GB"/>
    </w:rPr>
  </w:style>
  <w:style w:type="paragraph" w:styleId="Heading3">
    <w:name w:val="heading 3"/>
    <w:basedOn w:val="Normal"/>
    <w:next w:val="BodyText"/>
    <w:link w:val="Heading3Char"/>
    <w:qFormat/>
    <w:rsid w:val="00D54D59"/>
    <w:pPr>
      <w:keepNext/>
      <w:numPr>
        <w:ilvl w:val="2"/>
        <w:numId w:val="1"/>
      </w:numPr>
      <w:spacing w:before="140" w:after="0" w:line="280" w:lineRule="atLeast"/>
      <w:jc w:val="both"/>
      <w:outlineLvl w:val="2"/>
    </w:pPr>
    <w:rPr>
      <w:rFonts w:ascii="Tahoma" w:eastAsia="Times New Roman" w:hAnsi="Tahoma" w:cs="Times New Roman"/>
      <w:b/>
    </w:rPr>
  </w:style>
  <w:style w:type="paragraph" w:styleId="Heading4">
    <w:name w:val="heading 4"/>
    <w:basedOn w:val="Normal"/>
    <w:next w:val="Normal"/>
    <w:link w:val="Heading4Char"/>
    <w:qFormat/>
    <w:rsid w:val="00D54D59"/>
    <w:pPr>
      <w:keepNext/>
      <w:numPr>
        <w:ilvl w:val="3"/>
        <w:numId w:val="1"/>
      </w:numPr>
      <w:suppressAutoHyphens/>
      <w:spacing w:before="140" w:after="0" w:line="280" w:lineRule="atLeast"/>
      <w:jc w:val="both"/>
      <w:outlineLvl w:val="3"/>
    </w:pPr>
    <w:rPr>
      <w:rFonts w:ascii="Tahoma" w:eastAsia="Times New Roman" w:hAnsi="Tahoma" w:cs="Times New Roman"/>
      <w:b/>
    </w:rPr>
  </w:style>
  <w:style w:type="paragraph" w:styleId="Heading5">
    <w:name w:val="heading 5"/>
    <w:basedOn w:val="Normal"/>
    <w:next w:val="Normal"/>
    <w:link w:val="Heading5Char"/>
    <w:qFormat/>
    <w:rsid w:val="00D54D59"/>
    <w:pPr>
      <w:keepNext/>
      <w:numPr>
        <w:ilvl w:val="4"/>
        <w:numId w:val="1"/>
      </w:numPr>
      <w:tabs>
        <w:tab w:val="left" w:pos="-720"/>
      </w:tabs>
      <w:suppressAutoHyphens/>
      <w:spacing w:after="0" w:line="240" w:lineRule="exact"/>
      <w:jc w:val="both"/>
      <w:outlineLvl w:val="4"/>
    </w:pPr>
    <w:rPr>
      <w:rFonts w:ascii="Tahoma" w:eastAsia="Times New Roman" w:hAnsi="Tahoma" w:cs="Times New Roman"/>
      <w:b/>
      <w:spacing w:val="-2"/>
      <w:lang w:val="en-GB"/>
    </w:rPr>
  </w:style>
  <w:style w:type="paragraph" w:styleId="Heading6">
    <w:name w:val="heading 6"/>
    <w:basedOn w:val="Normal"/>
    <w:next w:val="Normal"/>
    <w:link w:val="Heading6Char"/>
    <w:qFormat/>
    <w:rsid w:val="00D54D59"/>
    <w:pPr>
      <w:keepNext/>
      <w:numPr>
        <w:ilvl w:val="5"/>
        <w:numId w:val="1"/>
      </w:numPr>
      <w:spacing w:after="0" w:line="240" w:lineRule="auto"/>
      <w:jc w:val="both"/>
      <w:outlineLvl w:val="5"/>
    </w:pPr>
    <w:rPr>
      <w:rFonts w:ascii="Tahoma" w:eastAsia="Times New Roman" w:hAnsi="Tahoma" w:cs="Times New Roman"/>
      <w:u w:val="single"/>
      <w:lang w:val="en-GB"/>
    </w:rPr>
  </w:style>
  <w:style w:type="paragraph" w:styleId="Heading7">
    <w:name w:val="heading 7"/>
    <w:basedOn w:val="Normal"/>
    <w:next w:val="Normal"/>
    <w:link w:val="Heading7Char"/>
    <w:qFormat/>
    <w:rsid w:val="00D54D59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Tahoma" w:eastAsia="Times New Roman" w:hAnsi="Tahoma" w:cs="Times New Roman"/>
    </w:rPr>
  </w:style>
  <w:style w:type="paragraph" w:styleId="Heading8">
    <w:name w:val="heading 8"/>
    <w:basedOn w:val="Normal"/>
    <w:next w:val="Normal"/>
    <w:link w:val="Heading8Char"/>
    <w:qFormat/>
    <w:rsid w:val="00D54D59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Tahoma" w:eastAsia="Times New Roman" w:hAnsi="Tahoma" w:cs="Times New Roman"/>
      <w:i/>
    </w:rPr>
  </w:style>
  <w:style w:type="paragraph" w:styleId="Heading9">
    <w:name w:val="heading 9"/>
    <w:basedOn w:val="Normal"/>
    <w:next w:val="Normal"/>
    <w:link w:val="Heading9Char"/>
    <w:qFormat/>
    <w:rsid w:val="00D54D59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Tahoma" w:eastAsia="Times New Roman" w:hAnsi="Tahoma" w:cs="Times New Roman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54D59"/>
    <w:rPr>
      <w:rFonts w:ascii="Tahoma" w:eastAsia="Times New Roman" w:hAnsi="Tahoma" w:cs="Times New Roman"/>
      <w:b/>
      <w:caps/>
      <w:spacing w:val="-2"/>
      <w:sz w:val="24"/>
    </w:rPr>
  </w:style>
  <w:style w:type="character" w:customStyle="1" w:styleId="Heading2Char">
    <w:name w:val="Heading 2 Char"/>
    <w:basedOn w:val="DefaultParagraphFont"/>
    <w:link w:val="Heading2"/>
    <w:rsid w:val="00D54D59"/>
    <w:rPr>
      <w:rFonts w:ascii="Tahoma" w:eastAsia="Times New Roman" w:hAnsi="Tahoma" w:cs="Times New Roman"/>
      <w:b/>
      <w:smallCaps/>
      <w:spacing w:val="-2"/>
      <w:sz w:val="24"/>
      <w:lang w:val="en-GB"/>
    </w:rPr>
  </w:style>
  <w:style w:type="character" w:customStyle="1" w:styleId="Heading3Char">
    <w:name w:val="Heading 3 Char"/>
    <w:basedOn w:val="DefaultParagraphFont"/>
    <w:link w:val="Heading3"/>
    <w:rsid w:val="00D54D59"/>
    <w:rPr>
      <w:rFonts w:ascii="Tahoma" w:eastAsia="Times New Roman" w:hAnsi="Tahoma" w:cs="Times New Roman"/>
      <w:b/>
    </w:rPr>
  </w:style>
  <w:style w:type="character" w:customStyle="1" w:styleId="Heading4Char">
    <w:name w:val="Heading 4 Char"/>
    <w:basedOn w:val="DefaultParagraphFont"/>
    <w:link w:val="Heading4"/>
    <w:rsid w:val="00D54D59"/>
    <w:rPr>
      <w:rFonts w:ascii="Tahoma" w:eastAsia="Times New Roman" w:hAnsi="Tahoma" w:cs="Times New Roman"/>
      <w:b/>
    </w:rPr>
  </w:style>
  <w:style w:type="character" w:customStyle="1" w:styleId="Heading5Char">
    <w:name w:val="Heading 5 Char"/>
    <w:basedOn w:val="DefaultParagraphFont"/>
    <w:link w:val="Heading5"/>
    <w:rsid w:val="00D54D59"/>
    <w:rPr>
      <w:rFonts w:ascii="Tahoma" w:eastAsia="Times New Roman" w:hAnsi="Tahoma" w:cs="Times New Roman"/>
      <w:b/>
      <w:spacing w:val="-2"/>
      <w:lang w:val="en-GB"/>
    </w:rPr>
  </w:style>
  <w:style w:type="character" w:customStyle="1" w:styleId="Heading6Char">
    <w:name w:val="Heading 6 Char"/>
    <w:basedOn w:val="DefaultParagraphFont"/>
    <w:link w:val="Heading6"/>
    <w:rsid w:val="00D54D59"/>
    <w:rPr>
      <w:rFonts w:ascii="Tahoma" w:eastAsia="Times New Roman" w:hAnsi="Tahoma" w:cs="Times New Roman"/>
      <w:u w:val="single"/>
      <w:lang w:val="en-GB"/>
    </w:rPr>
  </w:style>
  <w:style w:type="character" w:customStyle="1" w:styleId="Heading7Char">
    <w:name w:val="Heading 7 Char"/>
    <w:basedOn w:val="DefaultParagraphFont"/>
    <w:link w:val="Heading7"/>
    <w:rsid w:val="00D54D59"/>
    <w:rPr>
      <w:rFonts w:ascii="Tahoma" w:eastAsia="Times New Roman" w:hAnsi="Tahoma" w:cs="Times New Roman"/>
    </w:rPr>
  </w:style>
  <w:style w:type="character" w:customStyle="1" w:styleId="Heading8Char">
    <w:name w:val="Heading 8 Char"/>
    <w:basedOn w:val="DefaultParagraphFont"/>
    <w:link w:val="Heading8"/>
    <w:rsid w:val="00D54D59"/>
    <w:rPr>
      <w:rFonts w:ascii="Tahoma" w:eastAsia="Times New Roman" w:hAnsi="Tahoma" w:cs="Times New Roman"/>
      <w:i/>
    </w:rPr>
  </w:style>
  <w:style w:type="character" w:customStyle="1" w:styleId="Heading9Char">
    <w:name w:val="Heading 9 Char"/>
    <w:basedOn w:val="DefaultParagraphFont"/>
    <w:link w:val="Heading9"/>
    <w:rsid w:val="00D54D59"/>
    <w:rPr>
      <w:rFonts w:ascii="Tahoma" w:eastAsia="Times New Roman" w:hAnsi="Tahoma" w:cs="Times New Roman"/>
      <w:b/>
      <w:i/>
      <w:sz w:val="18"/>
    </w:rPr>
  </w:style>
  <w:style w:type="paragraph" w:styleId="BodyText">
    <w:name w:val="Body Text"/>
    <w:basedOn w:val="Normal"/>
    <w:link w:val="BodyTextChar"/>
    <w:rsid w:val="00D54D59"/>
    <w:pPr>
      <w:spacing w:before="140" w:after="0" w:line="280" w:lineRule="atLeast"/>
      <w:jc w:val="both"/>
    </w:pPr>
    <w:rPr>
      <w:rFonts w:ascii="Tahoma" w:eastAsia="Times New Roman" w:hAnsi="Tahoma" w:cs="Times New Roman"/>
    </w:rPr>
  </w:style>
  <w:style w:type="character" w:customStyle="1" w:styleId="BodyTextChar">
    <w:name w:val="Body Text Char"/>
    <w:basedOn w:val="DefaultParagraphFont"/>
    <w:link w:val="BodyText"/>
    <w:rsid w:val="00D54D59"/>
    <w:rPr>
      <w:rFonts w:ascii="Tahoma" w:eastAsia="Times New Roman" w:hAnsi="Tahoma" w:cs="Times New Roman"/>
    </w:rPr>
  </w:style>
  <w:style w:type="paragraph" w:styleId="ListParagraph">
    <w:name w:val="List Paragraph"/>
    <w:basedOn w:val="Normal"/>
    <w:uiPriority w:val="34"/>
    <w:qFormat/>
    <w:rsid w:val="00D54D59"/>
    <w:pPr>
      <w:spacing w:after="0" w:line="240" w:lineRule="auto"/>
      <w:ind w:left="720"/>
    </w:pPr>
    <w:rPr>
      <w:rFonts w:ascii="Calibri" w:hAnsi="Calibri" w:cs="Times New Roman"/>
    </w:rPr>
  </w:style>
  <w:style w:type="paragraph" w:customStyle="1" w:styleId="Num1">
    <w:name w:val="Num1"/>
    <w:basedOn w:val="Normal"/>
    <w:rsid w:val="00D54D59"/>
    <w:pPr>
      <w:numPr>
        <w:numId w:val="4"/>
      </w:numPr>
      <w:spacing w:before="140" w:after="0" w:line="280" w:lineRule="atLeast"/>
      <w:jc w:val="both"/>
    </w:pPr>
    <w:rPr>
      <w:rFonts w:ascii="Tahoma" w:eastAsia="Times New Roman" w:hAnsi="Tahoma" w:cs="Times New Roman"/>
    </w:rPr>
  </w:style>
  <w:style w:type="character" w:styleId="Hyperlink">
    <w:name w:val="Hyperlink"/>
    <w:basedOn w:val="DefaultParagraphFont"/>
    <w:uiPriority w:val="99"/>
    <w:unhideWhenUsed/>
    <w:rsid w:val="00D54D5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26FF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6FF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724</Words>
  <Characters>4133</Characters>
  <Application>Microsoft Macintosh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</dc:creator>
  <cp:keywords/>
  <dc:description/>
  <cp:lastModifiedBy>Corrine Barta</cp:lastModifiedBy>
  <cp:revision>11</cp:revision>
  <cp:lastPrinted>2016-07-11T13:55:00Z</cp:lastPrinted>
  <dcterms:created xsi:type="dcterms:W3CDTF">2016-10-13T03:43:00Z</dcterms:created>
  <dcterms:modified xsi:type="dcterms:W3CDTF">2016-10-13T16:42:00Z</dcterms:modified>
</cp:coreProperties>
</file>