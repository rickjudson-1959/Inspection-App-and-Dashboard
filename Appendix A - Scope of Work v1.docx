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E514" w14:textId="77777777" w:rsidR="002974FA" w:rsidRPr="00FE268B" w:rsidRDefault="002974FA" w:rsidP="002974FA">
      <w:pPr>
        <w:rPr>
          <w:rFonts w:asciiTheme="minorHAnsi" w:hAnsiTheme="minorHAnsi"/>
        </w:rPr>
      </w:pPr>
    </w:p>
    <w:p w14:paraId="04AE0C35" w14:textId="77777777" w:rsidR="002974FA" w:rsidRPr="00FE268B" w:rsidRDefault="002974FA" w:rsidP="002974FA">
      <w:pPr>
        <w:rPr>
          <w:rFonts w:asciiTheme="minorHAnsi" w:hAnsiTheme="minorHAnsi"/>
          <w:b/>
        </w:rPr>
      </w:pPr>
    </w:p>
    <w:p w14:paraId="2416FBDD" w14:textId="77777777" w:rsidR="002974FA" w:rsidRPr="00FE268B" w:rsidRDefault="002974FA" w:rsidP="002974FA">
      <w:pPr>
        <w:rPr>
          <w:rFonts w:asciiTheme="minorHAnsi" w:hAnsiTheme="minorHAnsi"/>
        </w:rPr>
      </w:pPr>
    </w:p>
    <w:p w14:paraId="20C90004" w14:textId="77777777" w:rsidR="006051E1" w:rsidRPr="00FE268B" w:rsidRDefault="006051E1" w:rsidP="002974FA">
      <w:pPr>
        <w:rPr>
          <w:rFonts w:asciiTheme="minorHAnsi" w:hAnsiTheme="minorHAnsi"/>
        </w:rPr>
      </w:pPr>
    </w:p>
    <w:p w14:paraId="5A124BCE" w14:textId="77777777" w:rsidR="006051E1" w:rsidRPr="00FE268B" w:rsidRDefault="006051E1" w:rsidP="002974FA">
      <w:pPr>
        <w:rPr>
          <w:rFonts w:asciiTheme="minorHAnsi" w:hAnsiTheme="minorHAnsi"/>
        </w:rPr>
      </w:pPr>
    </w:p>
    <w:p w14:paraId="0AF2FA14" w14:textId="77777777" w:rsidR="00FE268B" w:rsidRPr="00FE268B" w:rsidRDefault="00FE268B" w:rsidP="00FE268B">
      <w:pPr>
        <w:jc w:val="center"/>
        <w:rPr>
          <w:rFonts w:asciiTheme="minorHAnsi" w:hAnsiTheme="minorHAnsi" w:cs="Arial"/>
          <w:b/>
          <w:sz w:val="22"/>
          <w:szCs w:val="22"/>
        </w:rPr>
      </w:pPr>
    </w:p>
    <w:p w14:paraId="26707562" w14:textId="77777777" w:rsidR="00FE268B" w:rsidRDefault="00FE268B" w:rsidP="00FE268B">
      <w:pPr>
        <w:jc w:val="center"/>
        <w:rPr>
          <w:rFonts w:asciiTheme="minorHAnsi" w:hAnsiTheme="minorHAnsi" w:cs="Arial"/>
          <w:b/>
          <w:sz w:val="22"/>
          <w:szCs w:val="22"/>
        </w:rPr>
      </w:pPr>
    </w:p>
    <w:p w14:paraId="4353F935" w14:textId="77777777" w:rsidR="008A7E94" w:rsidRDefault="008A7E94" w:rsidP="00FE268B">
      <w:pPr>
        <w:jc w:val="center"/>
        <w:rPr>
          <w:rFonts w:asciiTheme="minorHAnsi" w:hAnsiTheme="minorHAnsi" w:cs="Arial"/>
          <w:b/>
          <w:sz w:val="22"/>
          <w:szCs w:val="22"/>
        </w:rPr>
      </w:pPr>
    </w:p>
    <w:p w14:paraId="078C4079" w14:textId="77777777" w:rsidR="00C51FB9" w:rsidRDefault="00C51FB9" w:rsidP="00FE268B">
      <w:pPr>
        <w:jc w:val="center"/>
        <w:rPr>
          <w:rFonts w:asciiTheme="minorHAnsi" w:hAnsiTheme="minorHAnsi" w:cs="Arial"/>
          <w:b/>
          <w:sz w:val="22"/>
          <w:szCs w:val="22"/>
        </w:rPr>
      </w:pPr>
    </w:p>
    <w:p w14:paraId="2A9209BF" w14:textId="77777777" w:rsidR="00C51FB9" w:rsidRDefault="00C51FB9" w:rsidP="00FE268B">
      <w:pPr>
        <w:jc w:val="center"/>
        <w:rPr>
          <w:rFonts w:asciiTheme="minorHAnsi" w:hAnsiTheme="minorHAnsi" w:cs="Arial"/>
          <w:b/>
          <w:sz w:val="22"/>
          <w:szCs w:val="22"/>
        </w:rPr>
      </w:pPr>
    </w:p>
    <w:p w14:paraId="3F8CA92C" w14:textId="77777777" w:rsidR="008A7E94" w:rsidRPr="00FE268B" w:rsidRDefault="008A7E94" w:rsidP="00FE268B">
      <w:pPr>
        <w:jc w:val="center"/>
        <w:rPr>
          <w:rFonts w:asciiTheme="minorHAnsi" w:hAnsiTheme="minorHAnsi" w:cs="Arial"/>
          <w:b/>
          <w:sz w:val="22"/>
          <w:szCs w:val="22"/>
        </w:rPr>
      </w:pPr>
    </w:p>
    <w:p w14:paraId="1242CD16" w14:textId="77777777" w:rsidR="00FE268B" w:rsidRPr="00FE268B" w:rsidRDefault="00FE268B" w:rsidP="00923121">
      <w:pPr>
        <w:rPr>
          <w:rFonts w:asciiTheme="minorHAnsi" w:hAnsiTheme="minorHAnsi" w:cs="Arial"/>
          <w:b/>
          <w:sz w:val="32"/>
          <w:szCs w:val="32"/>
        </w:rPr>
      </w:pPr>
    </w:p>
    <w:p w14:paraId="27C27F23" w14:textId="77777777" w:rsidR="008A7E94" w:rsidRPr="00D258A4" w:rsidRDefault="008A7E94" w:rsidP="008A7E94">
      <w:pPr>
        <w:jc w:val="center"/>
        <w:rPr>
          <w:rFonts w:ascii="Calibri" w:hAnsi="Calibri"/>
          <w:b/>
          <w:caps/>
          <w:sz w:val="32"/>
          <w:szCs w:val="32"/>
        </w:rPr>
      </w:pPr>
      <w:r>
        <w:rPr>
          <w:rFonts w:ascii="Calibri" w:hAnsi="Calibri"/>
          <w:b/>
          <w:caps/>
          <w:sz w:val="32"/>
          <w:szCs w:val="32"/>
        </w:rPr>
        <w:t>APPENDIX</w:t>
      </w:r>
      <w:r w:rsidRPr="00D258A4">
        <w:rPr>
          <w:rFonts w:ascii="Calibri" w:hAnsi="Calibri"/>
          <w:b/>
          <w:caps/>
          <w:sz w:val="32"/>
          <w:szCs w:val="32"/>
        </w:rPr>
        <w:t xml:space="preserve"> A </w:t>
      </w:r>
    </w:p>
    <w:p w14:paraId="6B9439C1" w14:textId="77777777" w:rsidR="008A7E94" w:rsidRPr="00D258A4" w:rsidRDefault="008A7E94" w:rsidP="008A7E94">
      <w:pPr>
        <w:jc w:val="center"/>
        <w:rPr>
          <w:rFonts w:ascii="Calibri" w:hAnsi="Calibri"/>
          <w:b/>
          <w:caps/>
          <w:sz w:val="32"/>
          <w:szCs w:val="32"/>
        </w:rPr>
      </w:pPr>
      <w:r w:rsidRPr="00D258A4">
        <w:rPr>
          <w:rFonts w:ascii="Calibri" w:hAnsi="Calibri"/>
          <w:b/>
          <w:caps/>
          <w:sz w:val="32"/>
          <w:szCs w:val="32"/>
        </w:rPr>
        <w:t>SCOPE OF WORK</w:t>
      </w:r>
      <w:r w:rsidR="007C481F">
        <w:rPr>
          <w:rFonts w:ascii="Calibri" w:hAnsi="Calibri"/>
          <w:b/>
          <w:caps/>
          <w:sz w:val="32"/>
          <w:szCs w:val="32"/>
        </w:rPr>
        <w:t xml:space="preserve"> v1</w:t>
      </w:r>
    </w:p>
    <w:p w14:paraId="30788B5D" w14:textId="77777777" w:rsidR="008A7E94" w:rsidRPr="00D258A4" w:rsidRDefault="008A7E94" w:rsidP="008A7E94">
      <w:pPr>
        <w:rPr>
          <w:rFonts w:ascii="Calibri" w:hAnsi="Calibri"/>
          <w:b/>
          <w:caps/>
          <w:sz w:val="32"/>
          <w:szCs w:val="32"/>
        </w:rPr>
      </w:pPr>
    </w:p>
    <w:p w14:paraId="1B8737FE" w14:textId="77777777" w:rsidR="008A7E94" w:rsidRPr="008A7E94" w:rsidRDefault="00074379" w:rsidP="008A7E94">
      <w:pPr>
        <w:jc w:val="center"/>
        <w:rPr>
          <w:rFonts w:ascii="Calibri" w:hAnsi="Calibri"/>
          <w:b/>
          <w:caps/>
          <w:sz w:val="32"/>
          <w:szCs w:val="32"/>
        </w:rPr>
      </w:pPr>
      <w:r>
        <w:rPr>
          <w:rFonts w:ascii="Calibri" w:hAnsi="Calibri"/>
          <w:b/>
          <w:caps/>
          <w:sz w:val="32"/>
          <w:szCs w:val="32"/>
        </w:rPr>
        <w:t>TAYLOR</w:t>
      </w:r>
      <w:r w:rsidR="008A7E94" w:rsidRPr="008A7E94">
        <w:rPr>
          <w:rFonts w:ascii="Calibri" w:hAnsi="Calibri"/>
          <w:b/>
          <w:caps/>
          <w:sz w:val="32"/>
          <w:szCs w:val="32"/>
        </w:rPr>
        <w:t xml:space="preserve"> EXPANSION PROJECT</w:t>
      </w:r>
    </w:p>
    <w:p w14:paraId="2D7BD082" w14:textId="77777777" w:rsidR="008A7E94" w:rsidRPr="008A7E94" w:rsidRDefault="00074379" w:rsidP="008A7E94">
      <w:pPr>
        <w:jc w:val="center"/>
        <w:rPr>
          <w:rFonts w:ascii="Calibri" w:hAnsi="Calibri"/>
          <w:b/>
          <w:caps/>
          <w:sz w:val="32"/>
          <w:szCs w:val="32"/>
        </w:rPr>
      </w:pPr>
      <w:r>
        <w:rPr>
          <w:rFonts w:ascii="Calibri" w:hAnsi="Calibri"/>
          <w:b/>
          <w:caps/>
          <w:sz w:val="32"/>
          <w:szCs w:val="32"/>
        </w:rPr>
        <w:t xml:space="preserve">POUCE COUPE </w:t>
      </w:r>
      <w:r w:rsidR="008A7E94" w:rsidRPr="008A7E94">
        <w:rPr>
          <w:rFonts w:ascii="Calibri" w:hAnsi="Calibri"/>
          <w:b/>
          <w:caps/>
          <w:sz w:val="32"/>
          <w:szCs w:val="32"/>
        </w:rPr>
        <w:t>LATERAL</w:t>
      </w:r>
    </w:p>
    <w:p w14:paraId="01FADEC7" w14:textId="77777777" w:rsidR="008A7E94" w:rsidRPr="008A7E94" w:rsidRDefault="008A7E94" w:rsidP="008A7E94">
      <w:pPr>
        <w:jc w:val="center"/>
        <w:rPr>
          <w:rFonts w:ascii="Calibri" w:hAnsi="Calibri"/>
          <w:b/>
          <w:caps/>
          <w:sz w:val="32"/>
          <w:szCs w:val="32"/>
          <w:lang w:val="en-GB"/>
        </w:rPr>
      </w:pPr>
    </w:p>
    <w:p w14:paraId="104119B7" w14:textId="77777777" w:rsidR="008A7E94" w:rsidRPr="008A7E94" w:rsidRDefault="008A7E94" w:rsidP="008A7E94">
      <w:pPr>
        <w:jc w:val="center"/>
        <w:rPr>
          <w:rFonts w:ascii="Calibri" w:hAnsi="Calibri"/>
          <w:b/>
          <w:caps/>
          <w:sz w:val="32"/>
          <w:szCs w:val="32"/>
          <w:lang w:val="en-GB"/>
        </w:rPr>
      </w:pPr>
      <w:r w:rsidRPr="008A7E94">
        <w:rPr>
          <w:rFonts w:ascii="Calibri" w:hAnsi="Calibri"/>
          <w:b/>
          <w:caps/>
          <w:sz w:val="32"/>
          <w:szCs w:val="32"/>
          <w:lang w:val="en-GB"/>
        </w:rPr>
        <w:t>NON DESTRUCTIVE EXAMINATION SERVICES</w:t>
      </w:r>
    </w:p>
    <w:p w14:paraId="2C843569" w14:textId="77777777" w:rsidR="008A7E94" w:rsidRPr="008A7E94" w:rsidRDefault="008A7E94" w:rsidP="008A7E94">
      <w:pPr>
        <w:jc w:val="center"/>
        <w:rPr>
          <w:rFonts w:ascii="Calibri" w:hAnsi="Calibri"/>
          <w:b/>
          <w:caps/>
          <w:sz w:val="32"/>
          <w:szCs w:val="32"/>
          <w:lang w:val="en-GB"/>
        </w:rPr>
      </w:pPr>
    </w:p>
    <w:p w14:paraId="6701C2E7" w14:textId="77777777" w:rsidR="008A7E94" w:rsidRPr="008A7E94" w:rsidRDefault="008A7E94" w:rsidP="008A7E94">
      <w:pPr>
        <w:jc w:val="center"/>
        <w:rPr>
          <w:rFonts w:ascii="Calibri" w:hAnsi="Calibri"/>
          <w:b/>
          <w:caps/>
          <w:sz w:val="32"/>
          <w:szCs w:val="32"/>
          <w:lang w:val="en-GB"/>
        </w:rPr>
      </w:pPr>
      <w:r w:rsidRPr="008A7E94">
        <w:rPr>
          <w:rFonts w:ascii="Calibri" w:hAnsi="Calibri"/>
          <w:b/>
          <w:caps/>
          <w:sz w:val="32"/>
          <w:szCs w:val="32"/>
          <w:lang w:val="en-GB"/>
        </w:rPr>
        <w:t xml:space="preserve">RFP NO. </w:t>
      </w:r>
      <w:r w:rsidR="00074379">
        <w:rPr>
          <w:rFonts w:ascii="Calibri" w:hAnsi="Calibri"/>
          <w:b/>
          <w:caps/>
          <w:sz w:val="32"/>
          <w:szCs w:val="32"/>
          <w:lang w:val="en-GB"/>
        </w:rPr>
        <w:t>PCLT</w:t>
      </w:r>
      <w:r w:rsidRPr="008A7E94">
        <w:rPr>
          <w:rFonts w:ascii="Calibri" w:hAnsi="Calibri"/>
          <w:b/>
          <w:caps/>
          <w:sz w:val="32"/>
          <w:szCs w:val="32"/>
          <w:lang w:val="en-GB"/>
        </w:rPr>
        <w:t>-NDE-1</w:t>
      </w:r>
      <w:r w:rsidR="00074379">
        <w:rPr>
          <w:rFonts w:ascii="Calibri" w:hAnsi="Calibri"/>
          <w:b/>
          <w:caps/>
          <w:sz w:val="32"/>
          <w:szCs w:val="32"/>
          <w:lang w:val="en-GB"/>
        </w:rPr>
        <w:t>5150</w:t>
      </w:r>
    </w:p>
    <w:p w14:paraId="499EF5E1" w14:textId="77777777" w:rsidR="006051E1" w:rsidRPr="00FE268B" w:rsidRDefault="006051E1" w:rsidP="00923121">
      <w:pPr>
        <w:rPr>
          <w:rFonts w:asciiTheme="minorHAnsi" w:hAnsiTheme="minorHAnsi" w:cs="Arial"/>
          <w:b/>
          <w:sz w:val="32"/>
          <w:szCs w:val="32"/>
        </w:rPr>
      </w:pPr>
    </w:p>
    <w:p w14:paraId="724B8A08" w14:textId="77777777" w:rsidR="002974FA" w:rsidRPr="00FE268B" w:rsidRDefault="002974FA" w:rsidP="002974FA">
      <w:pPr>
        <w:jc w:val="center"/>
        <w:rPr>
          <w:rFonts w:asciiTheme="minorHAnsi" w:hAnsiTheme="minorHAnsi" w:cs="Arial"/>
          <w:sz w:val="28"/>
          <w:szCs w:val="28"/>
        </w:rPr>
      </w:pPr>
    </w:p>
    <w:p w14:paraId="56FB582E" w14:textId="77777777" w:rsidR="002974FA" w:rsidRPr="00FE268B" w:rsidRDefault="002974FA" w:rsidP="002974FA">
      <w:pPr>
        <w:jc w:val="center"/>
        <w:rPr>
          <w:rFonts w:asciiTheme="minorHAnsi" w:hAnsiTheme="minorHAnsi"/>
        </w:rPr>
      </w:pPr>
    </w:p>
    <w:p w14:paraId="0372BF8C" w14:textId="77777777" w:rsidR="002974FA" w:rsidRPr="00FE268B" w:rsidRDefault="002974FA" w:rsidP="002974FA">
      <w:pPr>
        <w:jc w:val="center"/>
        <w:rPr>
          <w:rFonts w:asciiTheme="minorHAnsi" w:hAnsiTheme="minorHAnsi"/>
        </w:rPr>
      </w:pPr>
    </w:p>
    <w:p w14:paraId="642B0160" w14:textId="77777777" w:rsidR="006051E1" w:rsidRPr="00FE268B" w:rsidRDefault="006051E1" w:rsidP="002974FA">
      <w:pPr>
        <w:jc w:val="center"/>
        <w:rPr>
          <w:rFonts w:asciiTheme="minorHAnsi" w:hAnsiTheme="minorHAnsi"/>
        </w:rPr>
      </w:pPr>
    </w:p>
    <w:p w14:paraId="60E09D75" w14:textId="77777777" w:rsidR="006051E1" w:rsidRPr="00FE268B" w:rsidRDefault="006051E1" w:rsidP="002974FA">
      <w:pPr>
        <w:jc w:val="center"/>
        <w:rPr>
          <w:rFonts w:asciiTheme="minorHAnsi" w:hAnsiTheme="minorHAnsi"/>
        </w:rPr>
      </w:pPr>
    </w:p>
    <w:p w14:paraId="24058CB0" w14:textId="77777777" w:rsidR="006051E1" w:rsidRPr="00FE268B" w:rsidRDefault="006051E1" w:rsidP="002974FA">
      <w:pPr>
        <w:jc w:val="center"/>
        <w:rPr>
          <w:rFonts w:asciiTheme="minorHAnsi" w:hAnsiTheme="minorHAnsi"/>
        </w:rPr>
      </w:pPr>
    </w:p>
    <w:p w14:paraId="03F30718" w14:textId="77777777" w:rsidR="002974FA" w:rsidRPr="00FE268B" w:rsidRDefault="002974FA" w:rsidP="002974FA">
      <w:pPr>
        <w:jc w:val="center"/>
        <w:rPr>
          <w:rFonts w:asciiTheme="minorHAnsi" w:hAnsiTheme="minorHAnsi"/>
        </w:rPr>
      </w:pPr>
    </w:p>
    <w:p w14:paraId="1D63DE51" w14:textId="77777777" w:rsidR="005D6809" w:rsidRPr="00FE268B" w:rsidRDefault="005D6809" w:rsidP="002974FA">
      <w:pPr>
        <w:jc w:val="center"/>
        <w:rPr>
          <w:rFonts w:asciiTheme="minorHAnsi" w:hAnsiTheme="minorHAnsi"/>
        </w:rPr>
      </w:pPr>
    </w:p>
    <w:p w14:paraId="1B547E8D" w14:textId="77777777" w:rsidR="005D6809" w:rsidRPr="00FE268B" w:rsidRDefault="005D6809" w:rsidP="002974FA">
      <w:pPr>
        <w:jc w:val="center"/>
        <w:rPr>
          <w:rFonts w:asciiTheme="minorHAnsi" w:hAnsiTheme="minorHAnsi"/>
          <w:sz w:val="22"/>
          <w:szCs w:val="22"/>
        </w:rPr>
      </w:pPr>
    </w:p>
    <w:p w14:paraId="1387B8BF" w14:textId="77777777" w:rsidR="005D6809" w:rsidRPr="00FE268B" w:rsidRDefault="005D6809" w:rsidP="002974FA">
      <w:pPr>
        <w:jc w:val="center"/>
        <w:rPr>
          <w:rFonts w:asciiTheme="minorHAnsi" w:hAnsiTheme="minorHAnsi"/>
        </w:rPr>
      </w:pPr>
    </w:p>
    <w:p w14:paraId="58C742D7" w14:textId="77777777" w:rsidR="005D6809" w:rsidRPr="00FE268B" w:rsidRDefault="005D6809" w:rsidP="002974FA">
      <w:pPr>
        <w:jc w:val="center"/>
        <w:rPr>
          <w:rFonts w:asciiTheme="minorHAnsi" w:hAnsiTheme="minorHAnsi"/>
        </w:rPr>
      </w:pPr>
    </w:p>
    <w:p w14:paraId="6F5C0892" w14:textId="77777777" w:rsidR="005701EE" w:rsidRPr="00FE268B" w:rsidRDefault="005701EE" w:rsidP="002974FA">
      <w:pPr>
        <w:jc w:val="center"/>
        <w:rPr>
          <w:rFonts w:asciiTheme="minorHAnsi" w:hAnsiTheme="minorHAnsi"/>
        </w:rPr>
      </w:pPr>
    </w:p>
    <w:p w14:paraId="38C1BA68" w14:textId="77777777" w:rsidR="00E001FB" w:rsidRPr="00FE268B" w:rsidRDefault="00E001FB" w:rsidP="002974FA">
      <w:pPr>
        <w:jc w:val="center"/>
        <w:rPr>
          <w:rFonts w:asciiTheme="minorHAnsi" w:hAnsiTheme="minorHAnsi"/>
        </w:rPr>
      </w:pPr>
    </w:p>
    <w:p w14:paraId="7B18FAE0" w14:textId="77777777" w:rsidR="002974FA" w:rsidRPr="00FE268B" w:rsidRDefault="002974FA" w:rsidP="002974FA">
      <w:pPr>
        <w:jc w:val="center"/>
        <w:rPr>
          <w:rFonts w:asciiTheme="minorHAnsi" w:hAnsiTheme="minorHAnsi"/>
        </w:rPr>
      </w:pPr>
    </w:p>
    <w:p w14:paraId="085D4E14" w14:textId="77777777" w:rsidR="002974FA" w:rsidRPr="00FE268B" w:rsidRDefault="002974FA" w:rsidP="002974FA">
      <w:pPr>
        <w:jc w:val="center"/>
        <w:rPr>
          <w:rFonts w:asciiTheme="minorHAnsi" w:hAnsiTheme="minorHAnsi"/>
        </w:rPr>
      </w:pPr>
    </w:p>
    <w:p w14:paraId="7E88FB8D" w14:textId="77777777" w:rsidR="00FE268B" w:rsidRPr="00FE268B" w:rsidRDefault="00FE268B" w:rsidP="002974FA">
      <w:pPr>
        <w:jc w:val="center"/>
        <w:rPr>
          <w:rFonts w:asciiTheme="minorHAnsi" w:hAnsiTheme="minorHAnsi"/>
        </w:rPr>
      </w:pPr>
    </w:p>
    <w:p w14:paraId="68274974" w14:textId="77777777" w:rsidR="00FE268B" w:rsidRPr="00FE268B" w:rsidRDefault="00FE268B" w:rsidP="002974FA">
      <w:pPr>
        <w:jc w:val="center"/>
        <w:rPr>
          <w:rFonts w:asciiTheme="minorHAnsi" w:hAnsiTheme="minorHAnsi"/>
        </w:rPr>
      </w:pPr>
    </w:p>
    <w:p w14:paraId="4639E34C" w14:textId="77777777" w:rsidR="00FE268B" w:rsidRPr="00FE268B" w:rsidRDefault="00FE268B" w:rsidP="002974FA">
      <w:pPr>
        <w:jc w:val="center"/>
        <w:rPr>
          <w:rFonts w:asciiTheme="minorHAnsi" w:hAnsiTheme="minorHAnsi"/>
        </w:rPr>
      </w:pPr>
    </w:p>
    <w:p w14:paraId="35D1B3A0" w14:textId="77777777" w:rsidR="00A706B4" w:rsidRPr="00FE268B" w:rsidRDefault="00A706B4" w:rsidP="002974FA">
      <w:pPr>
        <w:jc w:val="center"/>
        <w:rPr>
          <w:rFonts w:asciiTheme="minorHAnsi" w:hAnsiTheme="minorHAnsi"/>
        </w:rPr>
      </w:pPr>
    </w:p>
    <w:p w14:paraId="48E4D2DF" w14:textId="77777777" w:rsidR="00C51FB9" w:rsidRDefault="00FF6C51">
      <w:pPr>
        <w:pStyle w:val="TOC1"/>
        <w:rPr>
          <w:rFonts w:asciiTheme="minorHAnsi" w:eastAsiaTheme="minorEastAsia" w:hAnsiTheme="minorHAnsi" w:cstheme="minorBidi"/>
          <w:b w:val="0"/>
          <w:bCs w:val="0"/>
          <w:caps w:val="0"/>
          <w:noProof/>
          <w:sz w:val="22"/>
          <w:szCs w:val="22"/>
        </w:rPr>
      </w:pPr>
      <w:r w:rsidRPr="00FE268B">
        <w:rPr>
          <w:rFonts w:asciiTheme="minorHAnsi" w:hAnsiTheme="minorHAnsi"/>
          <w:sz w:val="22"/>
          <w:szCs w:val="22"/>
        </w:rPr>
        <w:fldChar w:fldCharType="begin"/>
      </w:r>
      <w:r w:rsidR="002974FA" w:rsidRPr="00FE268B">
        <w:rPr>
          <w:rFonts w:asciiTheme="minorHAnsi" w:hAnsiTheme="minorHAnsi"/>
          <w:sz w:val="22"/>
          <w:szCs w:val="22"/>
        </w:rPr>
        <w:instrText xml:space="preserve"> TOC \o "1-3" \h \z \u </w:instrText>
      </w:r>
      <w:r w:rsidRPr="00FE268B">
        <w:rPr>
          <w:rFonts w:asciiTheme="minorHAnsi" w:hAnsiTheme="minorHAnsi"/>
          <w:sz w:val="22"/>
          <w:szCs w:val="22"/>
        </w:rPr>
        <w:fldChar w:fldCharType="separate"/>
      </w:r>
      <w:hyperlink w:anchor="_Toc455952291" w:history="1">
        <w:r w:rsidR="00C51FB9" w:rsidRPr="006326BA">
          <w:rPr>
            <w:rStyle w:val="Hyperlink"/>
            <w:noProof/>
          </w:rPr>
          <w:t>1.</w:t>
        </w:r>
        <w:r w:rsidR="00C51FB9">
          <w:rPr>
            <w:rFonts w:asciiTheme="minorHAnsi" w:eastAsiaTheme="minorEastAsia" w:hAnsiTheme="minorHAnsi" w:cstheme="minorBidi"/>
            <w:b w:val="0"/>
            <w:bCs w:val="0"/>
            <w:caps w:val="0"/>
            <w:noProof/>
            <w:sz w:val="22"/>
            <w:szCs w:val="22"/>
          </w:rPr>
          <w:tab/>
        </w:r>
        <w:r w:rsidR="00C51FB9" w:rsidRPr="006326BA">
          <w:rPr>
            <w:rStyle w:val="Hyperlink"/>
            <w:noProof/>
          </w:rPr>
          <w:t>GENERAL</w:t>
        </w:r>
        <w:r w:rsidR="00C51FB9">
          <w:rPr>
            <w:noProof/>
            <w:webHidden/>
          </w:rPr>
          <w:tab/>
        </w:r>
        <w:r>
          <w:rPr>
            <w:noProof/>
            <w:webHidden/>
          </w:rPr>
          <w:fldChar w:fldCharType="begin"/>
        </w:r>
        <w:r w:rsidR="00C51FB9">
          <w:rPr>
            <w:noProof/>
            <w:webHidden/>
          </w:rPr>
          <w:instrText xml:space="preserve"> PAGEREF _Toc455952291 \h </w:instrText>
        </w:r>
        <w:r>
          <w:rPr>
            <w:noProof/>
            <w:webHidden/>
          </w:rPr>
        </w:r>
        <w:r>
          <w:rPr>
            <w:noProof/>
            <w:webHidden/>
          </w:rPr>
          <w:fldChar w:fldCharType="separate"/>
        </w:r>
        <w:r w:rsidR="00397FED">
          <w:rPr>
            <w:noProof/>
            <w:webHidden/>
          </w:rPr>
          <w:t>3</w:t>
        </w:r>
        <w:r>
          <w:rPr>
            <w:noProof/>
            <w:webHidden/>
          </w:rPr>
          <w:fldChar w:fldCharType="end"/>
        </w:r>
      </w:hyperlink>
    </w:p>
    <w:p w14:paraId="0D7A955F"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292" w:history="1">
        <w:r w:rsidRPr="006326BA">
          <w:rPr>
            <w:rStyle w:val="Hyperlink"/>
            <w:noProof/>
          </w:rPr>
          <w:t>2.</w:t>
        </w:r>
        <w:r>
          <w:rPr>
            <w:rFonts w:asciiTheme="minorHAnsi" w:eastAsiaTheme="minorEastAsia" w:hAnsiTheme="minorHAnsi" w:cstheme="minorBidi"/>
            <w:b w:val="0"/>
            <w:bCs w:val="0"/>
            <w:caps w:val="0"/>
            <w:noProof/>
            <w:sz w:val="22"/>
            <w:szCs w:val="22"/>
          </w:rPr>
          <w:tab/>
        </w:r>
        <w:r w:rsidRPr="006326BA">
          <w:rPr>
            <w:rStyle w:val="Hyperlink"/>
            <w:noProof/>
          </w:rPr>
          <w:t>SPECIFICATIONS</w:t>
        </w:r>
        <w:r>
          <w:rPr>
            <w:noProof/>
            <w:webHidden/>
          </w:rPr>
          <w:tab/>
        </w:r>
        <w:r w:rsidR="00FF6C51">
          <w:rPr>
            <w:noProof/>
            <w:webHidden/>
          </w:rPr>
          <w:fldChar w:fldCharType="begin"/>
        </w:r>
        <w:r>
          <w:rPr>
            <w:noProof/>
            <w:webHidden/>
          </w:rPr>
          <w:instrText xml:space="preserve"> PAGEREF _Toc455952292 \h </w:instrText>
        </w:r>
        <w:r w:rsidR="00FF6C51">
          <w:rPr>
            <w:noProof/>
            <w:webHidden/>
          </w:rPr>
        </w:r>
        <w:r w:rsidR="00FF6C51">
          <w:rPr>
            <w:noProof/>
            <w:webHidden/>
          </w:rPr>
          <w:fldChar w:fldCharType="separate"/>
        </w:r>
        <w:r w:rsidR="00397FED">
          <w:rPr>
            <w:noProof/>
            <w:webHidden/>
          </w:rPr>
          <w:t>3</w:t>
        </w:r>
        <w:r w:rsidR="00FF6C51">
          <w:rPr>
            <w:noProof/>
            <w:webHidden/>
          </w:rPr>
          <w:fldChar w:fldCharType="end"/>
        </w:r>
      </w:hyperlink>
    </w:p>
    <w:p w14:paraId="32C1279E"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293" w:history="1">
        <w:r w:rsidRPr="006326BA">
          <w:rPr>
            <w:rStyle w:val="Hyperlink"/>
            <w:noProof/>
          </w:rPr>
          <w:t>3.</w:t>
        </w:r>
        <w:r>
          <w:rPr>
            <w:rFonts w:asciiTheme="minorHAnsi" w:eastAsiaTheme="minorEastAsia" w:hAnsiTheme="minorHAnsi" w:cstheme="minorBidi"/>
            <w:b w:val="0"/>
            <w:bCs w:val="0"/>
            <w:caps w:val="0"/>
            <w:noProof/>
            <w:sz w:val="22"/>
            <w:szCs w:val="22"/>
          </w:rPr>
          <w:tab/>
        </w:r>
        <w:r w:rsidRPr="006326BA">
          <w:rPr>
            <w:rStyle w:val="Hyperlink"/>
            <w:noProof/>
          </w:rPr>
          <w:t>SCOPE OF WORK</w:t>
        </w:r>
        <w:r>
          <w:rPr>
            <w:noProof/>
            <w:webHidden/>
          </w:rPr>
          <w:tab/>
        </w:r>
        <w:r w:rsidR="00FF6C51">
          <w:rPr>
            <w:noProof/>
            <w:webHidden/>
          </w:rPr>
          <w:fldChar w:fldCharType="begin"/>
        </w:r>
        <w:r>
          <w:rPr>
            <w:noProof/>
            <w:webHidden/>
          </w:rPr>
          <w:instrText xml:space="preserve"> PAGEREF _Toc455952293 \h </w:instrText>
        </w:r>
        <w:r w:rsidR="00FF6C51">
          <w:rPr>
            <w:noProof/>
            <w:webHidden/>
          </w:rPr>
        </w:r>
        <w:r w:rsidR="00FF6C51">
          <w:rPr>
            <w:noProof/>
            <w:webHidden/>
          </w:rPr>
          <w:fldChar w:fldCharType="separate"/>
        </w:r>
        <w:r w:rsidR="00397FED">
          <w:rPr>
            <w:noProof/>
            <w:webHidden/>
          </w:rPr>
          <w:t>4</w:t>
        </w:r>
        <w:r w:rsidR="00FF6C51">
          <w:rPr>
            <w:noProof/>
            <w:webHidden/>
          </w:rPr>
          <w:fldChar w:fldCharType="end"/>
        </w:r>
      </w:hyperlink>
    </w:p>
    <w:p w14:paraId="3719A487"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294" w:history="1">
        <w:r w:rsidRPr="006326BA">
          <w:rPr>
            <w:rStyle w:val="Hyperlink"/>
            <w:noProof/>
            <w:lang w:val="en-GB"/>
          </w:rPr>
          <w:t>3.1</w:t>
        </w:r>
        <w:r>
          <w:rPr>
            <w:rFonts w:asciiTheme="minorHAnsi" w:eastAsiaTheme="minorEastAsia" w:hAnsiTheme="minorHAnsi" w:cstheme="minorBidi"/>
            <w:b w:val="0"/>
            <w:bCs w:val="0"/>
            <w:caps w:val="0"/>
            <w:noProof/>
            <w:sz w:val="22"/>
            <w:szCs w:val="22"/>
          </w:rPr>
          <w:tab/>
        </w:r>
        <w:r w:rsidRPr="006326BA">
          <w:rPr>
            <w:rStyle w:val="Hyperlink"/>
            <w:noProof/>
            <w:lang w:val="en-GB"/>
          </w:rPr>
          <w:t>Pre-work</w:t>
        </w:r>
        <w:r>
          <w:rPr>
            <w:noProof/>
            <w:webHidden/>
          </w:rPr>
          <w:tab/>
        </w:r>
        <w:r w:rsidR="00FF6C51">
          <w:rPr>
            <w:noProof/>
            <w:webHidden/>
          </w:rPr>
          <w:fldChar w:fldCharType="begin"/>
        </w:r>
        <w:r>
          <w:rPr>
            <w:noProof/>
            <w:webHidden/>
          </w:rPr>
          <w:instrText xml:space="preserve"> PAGEREF _Toc455952294 \h </w:instrText>
        </w:r>
        <w:r w:rsidR="00FF6C51">
          <w:rPr>
            <w:noProof/>
            <w:webHidden/>
          </w:rPr>
        </w:r>
        <w:r w:rsidR="00FF6C51">
          <w:rPr>
            <w:noProof/>
            <w:webHidden/>
          </w:rPr>
          <w:fldChar w:fldCharType="separate"/>
        </w:r>
        <w:r w:rsidR="00397FED">
          <w:rPr>
            <w:noProof/>
            <w:webHidden/>
          </w:rPr>
          <w:t>5</w:t>
        </w:r>
        <w:r w:rsidR="00FF6C51">
          <w:rPr>
            <w:noProof/>
            <w:webHidden/>
          </w:rPr>
          <w:fldChar w:fldCharType="end"/>
        </w:r>
      </w:hyperlink>
    </w:p>
    <w:p w14:paraId="6DC9977F"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295" w:history="1">
        <w:r w:rsidRPr="006326BA">
          <w:rPr>
            <w:rStyle w:val="Hyperlink"/>
            <w:noProof/>
          </w:rPr>
          <w:t>3.2</w:t>
        </w:r>
        <w:r>
          <w:rPr>
            <w:rFonts w:asciiTheme="minorHAnsi" w:eastAsiaTheme="minorEastAsia" w:hAnsiTheme="minorHAnsi" w:cstheme="minorBidi"/>
            <w:b w:val="0"/>
            <w:bCs w:val="0"/>
            <w:caps w:val="0"/>
            <w:noProof/>
            <w:sz w:val="22"/>
            <w:szCs w:val="22"/>
          </w:rPr>
          <w:tab/>
        </w:r>
        <w:r w:rsidRPr="006326BA">
          <w:rPr>
            <w:rStyle w:val="Hyperlink"/>
            <w:noProof/>
          </w:rPr>
          <w:t>Drawings</w:t>
        </w:r>
        <w:r>
          <w:rPr>
            <w:noProof/>
            <w:webHidden/>
          </w:rPr>
          <w:tab/>
        </w:r>
        <w:r w:rsidR="00FF6C51">
          <w:rPr>
            <w:noProof/>
            <w:webHidden/>
          </w:rPr>
          <w:fldChar w:fldCharType="begin"/>
        </w:r>
        <w:r>
          <w:rPr>
            <w:noProof/>
            <w:webHidden/>
          </w:rPr>
          <w:instrText xml:space="preserve"> PAGEREF _Toc455952295 \h </w:instrText>
        </w:r>
        <w:r w:rsidR="00FF6C51">
          <w:rPr>
            <w:noProof/>
            <w:webHidden/>
          </w:rPr>
        </w:r>
        <w:r w:rsidR="00FF6C51">
          <w:rPr>
            <w:noProof/>
            <w:webHidden/>
          </w:rPr>
          <w:fldChar w:fldCharType="separate"/>
        </w:r>
        <w:r w:rsidR="00397FED">
          <w:rPr>
            <w:noProof/>
            <w:webHidden/>
          </w:rPr>
          <w:t>5</w:t>
        </w:r>
        <w:r w:rsidR="00FF6C51">
          <w:rPr>
            <w:noProof/>
            <w:webHidden/>
          </w:rPr>
          <w:fldChar w:fldCharType="end"/>
        </w:r>
      </w:hyperlink>
    </w:p>
    <w:p w14:paraId="69C5D5C6"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296" w:history="1">
        <w:r w:rsidRPr="006326BA">
          <w:rPr>
            <w:rStyle w:val="Hyperlink"/>
            <w:noProof/>
          </w:rPr>
          <w:t>3.3</w:t>
        </w:r>
        <w:r>
          <w:rPr>
            <w:rFonts w:asciiTheme="minorHAnsi" w:eastAsiaTheme="minorEastAsia" w:hAnsiTheme="minorHAnsi" w:cstheme="minorBidi"/>
            <w:b w:val="0"/>
            <w:bCs w:val="0"/>
            <w:caps w:val="0"/>
            <w:noProof/>
            <w:sz w:val="22"/>
            <w:szCs w:val="22"/>
          </w:rPr>
          <w:tab/>
        </w:r>
        <w:r w:rsidRPr="006326BA">
          <w:rPr>
            <w:rStyle w:val="Hyperlink"/>
            <w:noProof/>
          </w:rPr>
          <w:t>Construction Workspace</w:t>
        </w:r>
        <w:r>
          <w:rPr>
            <w:noProof/>
            <w:webHidden/>
          </w:rPr>
          <w:tab/>
        </w:r>
        <w:r w:rsidR="00FF6C51">
          <w:rPr>
            <w:noProof/>
            <w:webHidden/>
          </w:rPr>
          <w:fldChar w:fldCharType="begin"/>
        </w:r>
        <w:r>
          <w:rPr>
            <w:noProof/>
            <w:webHidden/>
          </w:rPr>
          <w:instrText xml:space="preserve"> PAGEREF _Toc455952296 \h </w:instrText>
        </w:r>
        <w:r w:rsidR="00FF6C51">
          <w:rPr>
            <w:noProof/>
            <w:webHidden/>
          </w:rPr>
        </w:r>
        <w:r w:rsidR="00FF6C51">
          <w:rPr>
            <w:noProof/>
            <w:webHidden/>
          </w:rPr>
          <w:fldChar w:fldCharType="separate"/>
        </w:r>
        <w:r w:rsidR="00397FED">
          <w:rPr>
            <w:noProof/>
            <w:webHidden/>
          </w:rPr>
          <w:t>5</w:t>
        </w:r>
        <w:r w:rsidR="00FF6C51">
          <w:rPr>
            <w:noProof/>
            <w:webHidden/>
          </w:rPr>
          <w:fldChar w:fldCharType="end"/>
        </w:r>
      </w:hyperlink>
    </w:p>
    <w:p w14:paraId="65A709AF"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297" w:history="1">
        <w:r w:rsidRPr="006326BA">
          <w:rPr>
            <w:rStyle w:val="Hyperlink"/>
            <w:noProof/>
          </w:rPr>
          <w:t>3.4</w:t>
        </w:r>
        <w:r>
          <w:rPr>
            <w:rFonts w:asciiTheme="minorHAnsi" w:eastAsiaTheme="minorEastAsia" w:hAnsiTheme="minorHAnsi" w:cstheme="minorBidi"/>
            <w:b w:val="0"/>
            <w:bCs w:val="0"/>
            <w:caps w:val="0"/>
            <w:noProof/>
            <w:sz w:val="22"/>
            <w:szCs w:val="22"/>
          </w:rPr>
          <w:tab/>
        </w:r>
        <w:r w:rsidRPr="006326BA">
          <w:rPr>
            <w:rStyle w:val="Hyperlink"/>
            <w:noProof/>
          </w:rPr>
          <w:t>Access and Watercourse Crossings</w:t>
        </w:r>
        <w:r>
          <w:rPr>
            <w:noProof/>
            <w:webHidden/>
          </w:rPr>
          <w:tab/>
        </w:r>
        <w:r w:rsidR="00FF6C51">
          <w:rPr>
            <w:noProof/>
            <w:webHidden/>
          </w:rPr>
          <w:fldChar w:fldCharType="begin"/>
        </w:r>
        <w:r>
          <w:rPr>
            <w:noProof/>
            <w:webHidden/>
          </w:rPr>
          <w:instrText xml:space="preserve"> PAGEREF _Toc455952297 \h </w:instrText>
        </w:r>
        <w:r w:rsidR="00FF6C51">
          <w:rPr>
            <w:noProof/>
            <w:webHidden/>
          </w:rPr>
        </w:r>
        <w:r w:rsidR="00FF6C51">
          <w:rPr>
            <w:noProof/>
            <w:webHidden/>
          </w:rPr>
          <w:fldChar w:fldCharType="separate"/>
        </w:r>
        <w:r w:rsidR="00397FED">
          <w:rPr>
            <w:noProof/>
            <w:webHidden/>
          </w:rPr>
          <w:t>5</w:t>
        </w:r>
        <w:r w:rsidR="00FF6C51">
          <w:rPr>
            <w:noProof/>
            <w:webHidden/>
          </w:rPr>
          <w:fldChar w:fldCharType="end"/>
        </w:r>
      </w:hyperlink>
    </w:p>
    <w:p w14:paraId="542B68F9"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298" w:history="1">
        <w:r w:rsidRPr="006326BA">
          <w:rPr>
            <w:rStyle w:val="Hyperlink"/>
            <w:noProof/>
          </w:rPr>
          <w:t>3.5</w:t>
        </w:r>
        <w:r>
          <w:rPr>
            <w:rFonts w:asciiTheme="minorHAnsi" w:eastAsiaTheme="minorEastAsia" w:hAnsiTheme="minorHAnsi" w:cstheme="minorBidi"/>
            <w:b w:val="0"/>
            <w:bCs w:val="0"/>
            <w:caps w:val="0"/>
            <w:noProof/>
            <w:sz w:val="22"/>
            <w:szCs w:val="22"/>
          </w:rPr>
          <w:tab/>
        </w:r>
        <w:r w:rsidRPr="006326BA">
          <w:rPr>
            <w:rStyle w:val="Hyperlink"/>
            <w:noProof/>
          </w:rPr>
          <w:t>Valve and Facility Installations</w:t>
        </w:r>
        <w:r>
          <w:rPr>
            <w:noProof/>
            <w:webHidden/>
          </w:rPr>
          <w:tab/>
        </w:r>
        <w:r w:rsidR="00FF6C51">
          <w:rPr>
            <w:noProof/>
            <w:webHidden/>
          </w:rPr>
          <w:fldChar w:fldCharType="begin"/>
        </w:r>
        <w:r>
          <w:rPr>
            <w:noProof/>
            <w:webHidden/>
          </w:rPr>
          <w:instrText xml:space="preserve"> PAGEREF _Toc455952298 \h </w:instrText>
        </w:r>
        <w:r w:rsidR="00FF6C51">
          <w:rPr>
            <w:noProof/>
            <w:webHidden/>
          </w:rPr>
        </w:r>
        <w:r w:rsidR="00FF6C51">
          <w:rPr>
            <w:noProof/>
            <w:webHidden/>
          </w:rPr>
          <w:fldChar w:fldCharType="separate"/>
        </w:r>
        <w:r w:rsidR="00397FED">
          <w:rPr>
            <w:noProof/>
            <w:webHidden/>
          </w:rPr>
          <w:t>6</w:t>
        </w:r>
        <w:r w:rsidR="00FF6C51">
          <w:rPr>
            <w:noProof/>
            <w:webHidden/>
          </w:rPr>
          <w:fldChar w:fldCharType="end"/>
        </w:r>
      </w:hyperlink>
    </w:p>
    <w:p w14:paraId="2066EF9A"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299" w:history="1">
        <w:r w:rsidRPr="006326BA">
          <w:rPr>
            <w:rStyle w:val="Hyperlink"/>
            <w:noProof/>
          </w:rPr>
          <w:t>4.</w:t>
        </w:r>
        <w:r>
          <w:rPr>
            <w:rFonts w:asciiTheme="minorHAnsi" w:eastAsiaTheme="minorEastAsia" w:hAnsiTheme="minorHAnsi" w:cstheme="minorBidi"/>
            <w:b w:val="0"/>
            <w:bCs w:val="0"/>
            <w:caps w:val="0"/>
            <w:noProof/>
            <w:sz w:val="22"/>
            <w:szCs w:val="22"/>
          </w:rPr>
          <w:tab/>
        </w:r>
        <w:r w:rsidRPr="006326BA">
          <w:rPr>
            <w:rStyle w:val="Hyperlink"/>
            <w:noProof/>
          </w:rPr>
          <w:t>QUALITY MANAGEMENT</w:t>
        </w:r>
        <w:r>
          <w:rPr>
            <w:noProof/>
            <w:webHidden/>
          </w:rPr>
          <w:tab/>
        </w:r>
        <w:r w:rsidR="00FF6C51">
          <w:rPr>
            <w:noProof/>
            <w:webHidden/>
          </w:rPr>
          <w:fldChar w:fldCharType="begin"/>
        </w:r>
        <w:r>
          <w:rPr>
            <w:noProof/>
            <w:webHidden/>
          </w:rPr>
          <w:instrText xml:space="preserve"> PAGEREF _Toc455952299 \h </w:instrText>
        </w:r>
        <w:r w:rsidR="00FF6C51">
          <w:rPr>
            <w:noProof/>
            <w:webHidden/>
          </w:rPr>
        </w:r>
        <w:r w:rsidR="00FF6C51">
          <w:rPr>
            <w:noProof/>
            <w:webHidden/>
          </w:rPr>
          <w:fldChar w:fldCharType="separate"/>
        </w:r>
        <w:r w:rsidR="00397FED">
          <w:rPr>
            <w:noProof/>
            <w:webHidden/>
          </w:rPr>
          <w:t>6</w:t>
        </w:r>
        <w:r w:rsidR="00FF6C51">
          <w:rPr>
            <w:noProof/>
            <w:webHidden/>
          </w:rPr>
          <w:fldChar w:fldCharType="end"/>
        </w:r>
      </w:hyperlink>
    </w:p>
    <w:p w14:paraId="2802A3F0"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0" w:history="1">
        <w:r w:rsidRPr="006326BA">
          <w:rPr>
            <w:rStyle w:val="Hyperlink"/>
            <w:noProof/>
          </w:rPr>
          <w:t>5.</w:t>
        </w:r>
        <w:r>
          <w:rPr>
            <w:rFonts w:asciiTheme="minorHAnsi" w:eastAsiaTheme="minorEastAsia" w:hAnsiTheme="minorHAnsi" w:cstheme="minorBidi"/>
            <w:b w:val="0"/>
            <w:bCs w:val="0"/>
            <w:caps w:val="0"/>
            <w:noProof/>
            <w:sz w:val="22"/>
            <w:szCs w:val="22"/>
          </w:rPr>
          <w:tab/>
        </w:r>
        <w:r w:rsidRPr="006326BA">
          <w:rPr>
            <w:rStyle w:val="Hyperlink"/>
            <w:noProof/>
          </w:rPr>
          <w:t>ENVIRONMENT AND SAFETY</w:t>
        </w:r>
        <w:r>
          <w:rPr>
            <w:noProof/>
            <w:webHidden/>
          </w:rPr>
          <w:tab/>
        </w:r>
        <w:r w:rsidR="00FF6C51">
          <w:rPr>
            <w:noProof/>
            <w:webHidden/>
          </w:rPr>
          <w:fldChar w:fldCharType="begin"/>
        </w:r>
        <w:r>
          <w:rPr>
            <w:noProof/>
            <w:webHidden/>
          </w:rPr>
          <w:instrText xml:space="preserve"> PAGEREF _Toc455952300 \h </w:instrText>
        </w:r>
        <w:r w:rsidR="00FF6C51">
          <w:rPr>
            <w:noProof/>
            <w:webHidden/>
          </w:rPr>
        </w:r>
        <w:r w:rsidR="00FF6C51">
          <w:rPr>
            <w:noProof/>
            <w:webHidden/>
          </w:rPr>
          <w:fldChar w:fldCharType="separate"/>
        </w:r>
        <w:r w:rsidR="00397FED">
          <w:rPr>
            <w:noProof/>
            <w:webHidden/>
          </w:rPr>
          <w:t>6</w:t>
        </w:r>
        <w:r w:rsidR="00FF6C51">
          <w:rPr>
            <w:noProof/>
            <w:webHidden/>
          </w:rPr>
          <w:fldChar w:fldCharType="end"/>
        </w:r>
      </w:hyperlink>
    </w:p>
    <w:p w14:paraId="0858027C"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1" w:history="1">
        <w:r w:rsidRPr="006326BA">
          <w:rPr>
            <w:rStyle w:val="Hyperlink"/>
            <w:noProof/>
          </w:rPr>
          <w:t>5.1</w:t>
        </w:r>
        <w:r>
          <w:rPr>
            <w:rFonts w:asciiTheme="minorHAnsi" w:eastAsiaTheme="minorEastAsia" w:hAnsiTheme="minorHAnsi" w:cstheme="minorBidi"/>
            <w:b w:val="0"/>
            <w:bCs w:val="0"/>
            <w:caps w:val="0"/>
            <w:noProof/>
            <w:sz w:val="22"/>
            <w:szCs w:val="22"/>
          </w:rPr>
          <w:tab/>
        </w:r>
        <w:r w:rsidRPr="006326BA">
          <w:rPr>
            <w:rStyle w:val="Hyperlink"/>
            <w:noProof/>
          </w:rPr>
          <w:t>Environmental and Safety Orientation</w:t>
        </w:r>
        <w:r>
          <w:rPr>
            <w:noProof/>
            <w:webHidden/>
          </w:rPr>
          <w:tab/>
        </w:r>
        <w:r w:rsidR="00FF6C51">
          <w:rPr>
            <w:noProof/>
            <w:webHidden/>
          </w:rPr>
          <w:fldChar w:fldCharType="begin"/>
        </w:r>
        <w:r>
          <w:rPr>
            <w:noProof/>
            <w:webHidden/>
          </w:rPr>
          <w:instrText xml:space="preserve"> PAGEREF _Toc455952301 \h </w:instrText>
        </w:r>
        <w:r w:rsidR="00FF6C51">
          <w:rPr>
            <w:noProof/>
            <w:webHidden/>
          </w:rPr>
        </w:r>
        <w:r w:rsidR="00FF6C51">
          <w:rPr>
            <w:noProof/>
            <w:webHidden/>
          </w:rPr>
          <w:fldChar w:fldCharType="separate"/>
        </w:r>
        <w:r w:rsidR="00397FED">
          <w:rPr>
            <w:noProof/>
            <w:webHidden/>
          </w:rPr>
          <w:t>6</w:t>
        </w:r>
        <w:r w:rsidR="00FF6C51">
          <w:rPr>
            <w:noProof/>
            <w:webHidden/>
          </w:rPr>
          <w:fldChar w:fldCharType="end"/>
        </w:r>
      </w:hyperlink>
    </w:p>
    <w:p w14:paraId="33640FC9"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2" w:history="1">
        <w:r w:rsidRPr="006326BA">
          <w:rPr>
            <w:rStyle w:val="Hyperlink"/>
            <w:noProof/>
          </w:rPr>
          <w:t>5.2</w:t>
        </w:r>
        <w:r>
          <w:rPr>
            <w:rFonts w:asciiTheme="minorHAnsi" w:eastAsiaTheme="minorEastAsia" w:hAnsiTheme="minorHAnsi" w:cstheme="minorBidi"/>
            <w:b w:val="0"/>
            <w:bCs w:val="0"/>
            <w:caps w:val="0"/>
            <w:noProof/>
            <w:sz w:val="22"/>
            <w:szCs w:val="22"/>
          </w:rPr>
          <w:tab/>
        </w:r>
        <w:r w:rsidRPr="006326BA">
          <w:rPr>
            <w:rStyle w:val="Hyperlink"/>
            <w:noProof/>
          </w:rPr>
          <w:t>Safety</w:t>
        </w:r>
        <w:r>
          <w:rPr>
            <w:noProof/>
            <w:webHidden/>
          </w:rPr>
          <w:tab/>
        </w:r>
        <w:r w:rsidR="00FF6C51">
          <w:rPr>
            <w:noProof/>
            <w:webHidden/>
          </w:rPr>
          <w:fldChar w:fldCharType="begin"/>
        </w:r>
        <w:r>
          <w:rPr>
            <w:noProof/>
            <w:webHidden/>
          </w:rPr>
          <w:instrText xml:space="preserve"> PAGEREF _Toc455952302 \h </w:instrText>
        </w:r>
        <w:r w:rsidR="00FF6C51">
          <w:rPr>
            <w:noProof/>
            <w:webHidden/>
          </w:rPr>
        </w:r>
        <w:r w:rsidR="00FF6C51">
          <w:rPr>
            <w:noProof/>
            <w:webHidden/>
          </w:rPr>
          <w:fldChar w:fldCharType="separate"/>
        </w:r>
        <w:r w:rsidR="00397FED">
          <w:rPr>
            <w:noProof/>
            <w:webHidden/>
          </w:rPr>
          <w:t>7</w:t>
        </w:r>
        <w:r w:rsidR="00FF6C51">
          <w:rPr>
            <w:noProof/>
            <w:webHidden/>
          </w:rPr>
          <w:fldChar w:fldCharType="end"/>
        </w:r>
      </w:hyperlink>
    </w:p>
    <w:p w14:paraId="20BE6977"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3" w:history="1">
        <w:r w:rsidRPr="006326BA">
          <w:rPr>
            <w:rStyle w:val="Hyperlink"/>
            <w:noProof/>
          </w:rPr>
          <w:t>5.2.1</w:t>
        </w:r>
        <w:r>
          <w:rPr>
            <w:rFonts w:asciiTheme="minorHAnsi" w:eastAsiaTheme="minorEastAsia" w:hAnsiTheme="minorHAnsi" w:cstheme="minorBidi"/>
            <w:b w:val="0"/>
            <w:bCs w:val="0"/>
            <w:caps w:val="0"/>
            <w:noProof/>
            <w:sz w:val="22"/>
            <w:szCs w:val="22"/>
          </w:rPr>
          <w:tab/>
        </w:r>
        <w:r w:rsidRPr="006326BA">
          <w:rPr>
            <w:rStyle w:val="Hyperlink"/>
            <w:noProof/>
          </w:rPr>
          <w:t>General</w:t>
        </w:r>
        <w:r>
          <w:rPr>
            <w:noProof/>
            <w:webHidden/>
          </w:rPr>
          <w:tab/>
        </w:r>
        <w:r w:rsidR="00FF6C51">
          <w:rPr>
            <w:noProof/>
            <w:webHidden/>
          </w:rPr>
          <w:fldChar w:fldCharType="begin"/>
        </w:r>
        <w:r>
          <w:rPr>
            <w:noProof/>
            <w:webHidden/>
          </w:rPr>
          <w:instrText xml:space="preserve"> PAGEREF _Toc455952303 \h </w:instrText>
        </w:r>
        <w:r w:rsidR="00FF6C51">
          <w:rPr>
            <w:noProof/>
            <w:webHidden/>
          </w:rPr>
        </w:r>
        <w:r w:rsidR="00FF6C51">
          <w:rPr>
            <w:noProof/>
            <w:webHidden/>
          </w:rPr>
          <w:fldChar w:fldCharType="separate"/>
        </w:r>
        <w:r w:rsidR="00397FED">
          <w:rPr>
            <w:noProof/>
            <w:webHidden/>
          </w:rPr>
          <w:t>7</w:t>
        </w:r>
        <w:r w:rsidR="00FF6C51">
          <w:rPr>
            <w:noProof/>
            <w:webHidden/>
          </w:rPr>
          <w:fldChar w:fldCharType="end"/>
        </w:r>
      </w:hyperlink>
    </w:p>
    <w:p w14:paraId="43E0ACBB"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4" w:history="1">
        <w:r w:rsidRPr="006326BA">
          <w:rPr>
            <w:rStyle w:val="Hyperlink"/>
            <w:noProof/>
          </w:rPr>
          <w:t>5.2.2</w:t>
        </w:r>
        <w:r>
          <w:rPr>
            <w:rFonts w:asciiTheme="minorHAnsi" w:eastAsiaTheme="minorEastAsia" w:hAnsiTheme="minorHAnsi" w:cstheme="minorBidi"/>
            <w:b w:val="0"/>
            <w:bCs w:val="0"/>
            <w:caps w:val="0"/>
            <w:noProof/>
            <w:sz w:val="22"/>
            <w:szCs w:val="22"/>
          </w:rPr>
          <w:tab/>
        </w:r>
        <w:r w:rsidRPr="006326BA">
          <w:rPr>
            <w:rStyle w:val="Hyperlink"/>
            <w:noProof/>
          </w:rPr>
          <w:t>Emergency Evacuation Plan</w:t>
        </w:r>
        <w:r>
          <w:rPr>
            <w:noProof/>
            <w:webHidden/>
          </w:rPr>
          <w:tab/>
        </w:r>
        <w:r w:rsidR="00FF6C51">
          <w:rPr>
            <w:noProof/>
            <w:webHidden/>
          </w:rPr>
          <w:fldChar w:fldCharType="begin"/>
        </w:r>
        <w:r>
          <w:rPr>
            <w:noProof/>
            <w:webHidden/>
          </w:rPr>
          <w:instrText xml:space="preserve"> PAGEREF _Toc455952304 \h </w:instrText>
        </w:r>
        <w:r w:rsidR="00FF6C51">
          <w:rPr>
            <w:noProof/>
            <w:webHidden/>
          </w:rPr>
        </w:r>
        <w:r w:rsidR="00FF6C51">
          <w:rPr>
            <w:noProof/>
            <w:webHidden/>
          </w:rPr>
          <w:fldChar w:fldCharType="separate"/>
        </w:r>
        <w:r w:rsidR="00397FED">
          <w:rPr>
            <w:noProof/>
            <w:webHidden/>
          </w:rPr>
          <w:t>7</w:t>
        </w:r>
        <w:r w:rsidR="00FF6C51">
          <w:rPr>
            <w:noProof/>
            <w:webHidden/>
          </w:rPr>
          <w:fldChar w:fldCharType="end"/>
        </w:r>
      </w:hyperlink>
    </w:p>
    <w:p w14:paraId="1D4F6C1C"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5" w:history="1">
        <w:r w:rsidRPr="006326BA">
          <w:rPr>
            <w:rStyle w:val="Hyperlink"/>
            <w:noProof/>
          </w:rPr>
          <w:t>5.2.3</w:t>
        </w:r>
        <w:r>
          <w:rPr>
            <w:rFonts w:asciiTheme="minorHAnsi" w:eastAsiaTheme="minorEastAsia" w:hAnsiTheme="minorHAnsi" w:cstheme="minorBidi"/>
            <w:b w:val="0"/>
            <w:bCs w:val="0"/>
            <w:caps w:val="0"/>
            <w:noProof/>
            <w:sz w:val="22"/>
            <w:szCs w:val="22"/>
          </w:rPr>
          <w:tab/>
        </w:r>
        <w:r w:rsidRPr="006326BA">
          <w:rPr>
            <w:rStyle w:val="Hyperlink"/>
            <w:noProof/>
          </w:rPr>
          <w:t>Company’s Health and Safety Requirements</w:t>
        </w:r>
        <w:r>
          <w:rPr>
            <w:noProof/>
            <w:webHidden/>
          </w:rPr>
          <w:tab/>
        </w:r>
        <w:r w:rsidR="00FF6C51">
          <w:rPr>
            <w:noProof/>
            <w:webHidden/>
          </w:rPr>
          <w:fldChar w:fldCharType="begin"/>
        </w:r>
        <w:r>
          <w:rPr>
            <w:noProof/>
            <w:webHidden/>
          </w:rPr>
          <w:instrText xml:space="preserve"> PAGEREF _Toc455952305 \h </w:instrText>
        </w:r>
        <w:r w:rsidR="00FF6C51">
          <w:rPr>
            <w:noProof/>
            <w:webHidden/>
          </w:rPr>
        </w:r>
        <w:r w:rsidR="00FF6C51">
          <w:rPr>
            <w:noProof/>
            <w:webHidden/>
          </w:rPr>
          <w:fldChar w:fldCharType="separate"/>
        </w:r>
        <w:r w:rsidR="00397FED">
          <w:rPr>
            <w:noProof/>
            <w:webHidden/>
          </w:rPr>
          <w:t>7</w:t>
        </w:r>
        <w:r w:rsidR="00FF6C51">
          <w:rPr>
            <w:noProof/>
            <w:webHidden/>
          </w:rPr>
          <w:fldChar w:fldCharType="end"/>
        </w:r>
      </w:hyperlink>
    </w:p>
    <w:p w14:paraId="0AF33069"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6" w:history="1">
        <w:r w:rsidRPr="006326BA">
          <w:rPr>
            <w:rStyle w:val="Hyperlink"/>
            <w:noProof/>
          </w:rPr>
          <w:t>5.2.4</w:t>
        </w:r>
        <w:r>
          <w:rPr>
            <w:rFonts w:asciiTheme="minorHAnsi" w:eastAsiaTheme="minorEastAsia" w:hAnsiTheme="minorHAnsi" w:cstheme="minorBidi"/>
            <w:b w:val="0"/>
            <w:bCs w:val="0"/>
            <w:caps w:val="0"/>
            <w:noProof/>
            <w:sz w:val="22"/>
            <w:szCs w:val="22"/>
          </w:rPr>
          <w:tab/>
        </w:r>
        <w:r w:rsidRPr="006326BA">
          <w:rPr>
            <w:rStyle w:val="Hyperlink"/>
            <w:noProof/>
          </w:rPr>
          <w:t>Use of Personal Protection Equipment</w:t>
        </w:r>
        <w:r>
          <w:rPr>
            <w:noProof/>
            <w:webHidden/>
          </w:rPr>
          <w:tab/>
        </w:r>
        <w:r w:rsidR="00FF6C51">
          <w:rPr>
            <w:noProof/>
            <w:webHidden/>
          </w:rPr>
          <w:fldChar w:fldCharType="begin"/>
        </w:r>
        <w:r>
          <w:rPr>
            <w:noProof/>
            <w:webHidden/>
          </w:rPr>
          <w:instrText xml:space="preserve"> PAGEREF _Toc455952306 \h </w:instrText>
        </w:r>
        <w:r w:rsidR="00FF6C51">
          <w:rPr>
            <w:noProof/>
            <w:webHidden/>
          </w:rPr>
        </w:r>
        <w:r w:rsidR="00FF6C51">
          <w:rPr>
            <w:noProof/>
            <w:webHidden/>
          </w:rPr>
          <w:fldChar w:fldCharType="separate"/>
        </w:r>
        <w:r w:rsidR="00397FED">
          <w:rPr>
            <w:noProof/>
            <w:webHidden/>
          </w:rPr>
          <w:t>7</w:t>
        </w:r>
        <w:r w:rsidR="00FF6C51">
          <w:rPr>
            <w:noProof/>
            <w:webHidden/>
          </w:rPr>
          <w:fldChar w:fldCharType="end"/>
        </w:r>
      </w:hyperlink>
    </w:p>
    <w:p w14:paraId="2E94F580"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7" w:history="1">
        <w:r w:rsidRPr="006326BA">
          <w:rPr>
            <w:rStyle w:val="Hyperlink"/>
            <w:noProof/>
          </w:rPr>
          <w:t>5.2.5</w:t>
        </w:r>
        <w:r>
          <w:rPr>
            <w:rFonts w:asciiTheme="minorHAnsi" w:eastAsiaTheme="minorEastAsia" w:hAnsiTheme="minorHAnsi" w:cstheme="minorBidi"/>
            <w:b w:val="0"/>
            <w:bCs w:val="0"/>
            <w:caps w:val="0"/>
            <w:noProof/>
            <w:sz w:val="22"/>
            <w:szCs w:val="22"/>
          </w:rPr>
          <w:tab/>
        </w:r>
        <w:r w:rsidRPr="006326BA">
          <w:rPr>
            <w:rStyle w:val="Hyperlink"/>
            <w:noProof/>
          </w:rPr>
          <w:t>Weekly Safety Meetings</w:t>
        </w:r>
        <w:r>
          <w:rPr>
            <w:noProof/>
            <w:webHidden/>
          </w:rPr>
          <w:tab/>
        </w:r>
        <w:r w:rsidR="00FF6C51">
          <w:rPr>
            <w:noProof/>
            <w:webHidden/>
          </w:rPr>
          <w:fldChar w:fldCharType="begin"/>
        </w:r>
        <w:r>
          <w:rPr>
            <w:noProof/>
            <w:webHidden/>
          </w:rPr>
          <w:instrText xml:space="preserve"> PAGEREF _Toc455952307 \h </w:instrText>
        </w:r>
        <w:r w:rsidR="00FF6C51">
          <w:rPr>
            <w:noProof/>
            <w:webHidden/>
          </w:rPr>
        </w:r>
        <w:r w:rsidR="00FF6C51">
          <w:rPr>
            <w:noProof/>
            <w:webHidden/>
          </w:rPr>
          <w:fldChar w:fldCharType="separate"/>
        </w:r>
        <w:r w:rsidR="00397FED">
          <w:rPr>
            <w:noProof/>
            <w:webHidden/>
          </w:rPr>
          <w:t>7</w:t>
        </w:r>
        <w:r w:rsidR="00FF6C51">
          <w:rPr>
            <w:noProof/>
            <w:webHidden/>
          </w:rPr>
          <w:fldChar w:fldCharType="end"/>
        </w:r>
      </w:hyperlink>
    </w:p>
    <w:p w14:paraId="239B02AC"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8" w:history="1">
        <w:r w:rsidRPr="006326BA">
          <w:rPr>
            <w:rStyle w:val="Hyperlink"/>
            <w:noProof/>
          </w:rPr>
          <w:t>5.2.6</w:t>
        </w:r>
        <w:r>
          <w:rPr>
            <w:rFonts w:asciiTheme="minorHAnsi" w:eastAsiaTheme="minorEastAsia" w:hAnsiTheme="minorHAnsi" w:cstheme="minorBidi"/>
            <w:b w:val="0"/>
            <w:bCs w:val="0"/>
            <w:caps w:val="0"/>
            <w:noProof/>
            <w:sz w:val="22"/>
            <w:szCs w:val="22"/>
          </w:rPr>
          <w:tab/>
        </w:r>
        <w:r w:rsidRPr="006326BA">
          <w:rPr>
            <w:rStyle w:val="Hyperlink"/>
            <w:noProof/>
          </w:rPr>
          <w:t>Daily Tool Box Talks</w:t>
        </w:r>
        <w:r>
          <w:rPr>
            <w:noProof/>
            <w:webHidden/>
          </w:rPr>
          <w:tab/>
        </w:r>
        <w:r w:rsidR="00FF6C51">
          <w:rPr>
            <w:noProof/>
            <w:webHidden/>
          </w:rPr>
          <w:fldChar w:fldCharType="begin"/>
        </w:r>
        <w:r>
          <w:rPr>
            <w:noProof/>
            <w:webHidden/>
          </w:rPr>
          <w:instrText xml:space="preserve"> PAGEREF _Toc455952308 \h </w:instrText>
        </w:r>
        <w:r w:rsidR="00FF6C51">
          <w:rPr>
            <w:noProof/>
            <w:webHidden/>
          </w:rPr>
        </w:r>
        <w:r w:rsidR="00FF6C51">
          <w:rPr>
            <w:noProof/>
            <w:webHidden/>
          </w:rPr>
          <w:fldChar w:fldCharType="separate"/>
        </w:r>
        <w:r w:rsidR="00397FED">
          <w:rPr>
            <w:noProof/>
            <w:webHidden/>
          </w:rPr>
          <w:t>7</w:t>
        </w:r>
        <w:r w:rsidR="00FF6C51">
          <w:rPr>
            <w:noProof/>
            <w:webHidden/>
          </w:rPr>
          <w:fldChar w:fldCharType="end"/>
        </w:r>
      </w:hyperlink>
    </w:p>
    <w:p w14:paraId="0CC24BCA"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09" w:history="1">
        <w:r w:rsidRPr="006326BA">
          <w:rPr>
            <w:rStyle w:val="Hyperlink"/>
            <w:noProof/>
          </w:rPr>
          <w:t>5.2.7</w:t>
        </w:r>
        <w:r>
          <w:rPr>
            <w:rFonts w:asciiTheme="minorHAnsi" w:eastAsiaTheme="minorEastAsia" w:hAnsiTheme="minorHAnsi" w:cstheme="minorBidi"/>
            <w:b w:val="0"/>
            <w:bCs w:val="0"/>
            <w:caps w:val="0"/>
            <w:noProof/>
            <w:sz w:val="22"/>
            <w:szCs w:val="22"/>
          </w:rPr>
          <w:tab/>
        </w:r>
        <w:r w:rsidRPr="006326BA">
          <w:rPr>
            <w:rStyle w:val="Hyperlink"/>
            <w:noProof/>
          </w:rPr>
          <w:t>Buried Facilities</w:t>
        </w:r>
        <w:r>
          <w:rPr>
            <w:noProof/>
            <w:webHidden/>
          </w:rPr>
          <w:tab/>
        </w:r>
        <w:r w:rsidR="00FF6C51">
          <w:rPr>
            <w:noProof/>
            <w:webHidden/>
          </w:rPr>
          <w:fldChar w:fldCharType="begin"/>
        </w:r>
        <w:r>
          <w:rPr>
            <w:noProof/>
            <w:webHidden/>
          </w:rPr>
          <w:instrText xml:space="preserve"> PAGEREF _Toc455952309 \h </w:instrText>
        </w:r>
        <w:r w:rsidR="00FF6C51">
          <w:rPr>
            <w:noProof/>
            <w:webHidden/>
          </w:rPr>
        </w:r>
        <w:r w:rsidR="00FF6C51">
          <w:rPr>
            <w:noProof/>
            <w:webHidden/>
          </w:rPr>
          <w:fldChar w:fldCharType="separate"/>
        </w:r>
        <w:r w:rsidR="00397FED">
          <w:rPr>
            <w:noProof/>
            <w:webHidden/>
          </w:rPr>
          <w:t>8</w:t>
        </w:r>
        <w:r w:rsidR="00FF6C51">
          <w:rPr>
            <w:noProof/>
            <w:webHidden/>
          </w:rPr>
          <w:fldChar w:fldCharType="end"/>
        </w:r>
      </w:hyperlink>
    </w:p>
    <w:p w14:paraId="14E24CEB"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0" w:history="1">
        <w:r w:rsidRPr="006326BA">
          <w:rPr>
            <w:rStyle w:val="Hyperlink"/>
            <w:noProof/>
          </w:rPr>
          <w:t>5.2.8</w:t>
        </w:r>
        <w:r>
          <w:rPr>
            <w:rFonts w:asciiTheme="minorHAnsi" w:eastAsiaTheme="minorEastAsia" w:hAnsiTheme="minorHAnsi" w:cstheme="minorBidi"/>
            <w:b w:val="0"/>
            <w:bCs w:val="0"/>
            <w:caps w:val="0"/>
            <w:noProof/>
            <w:sz w:val="22"/>
            <w:szCs w:val="22"/>
          </w:rPr>
          <w:tab/>
        </w:r>
        <w:r w:rsidRPr="006326BA">
          <w:rPr>
            <w:rStyle w:val="Hyperlink"/>
            <w:noProof/>
          </w:rPr>
          <w:t>Overhead Power lines</w:t>
        </w:r>
        <w:r>
          <w:rPr>
            <w:noProof/>
            <w:webHidden/>
          </w:rPr>
          <w:tab/>
        </w:r>
        <w:r w:rsidR="00FF6C51">
          <w:rPr>
            <w:noProof/>
            <w:webHidden/>
          </w:rPr>
          <w:fldChar w:fldCharType="begin"/>
        </w:r>
        <w:r>
          <w:rPr>
            <w:noProof/>
            <w:webHidden/>
          </w:rPr>
          <w:instrText xml:space="preserve"> PAGEREF _Toc455952310 \h </w:instrText>
        </w:r>
        <w:r w:rsidR="00FF6C51">
          <w:rPr>
            <w:noProof/>
            <w:webHidden/>
          </w:rPr>
        </w:r>
        <w:r w:rsidR="00FF6C51">
          <w:rPr>
            <w:noProof/>
            <w:webHidden/>
          </w:rPr>
          <w:fldChar w:fldCharType="separate"/>
        </w:r>
        <w:r w:rsidR="00397FED">
          <w:rPr>
            <w:noProof/>
            <w:webHidden/>
          </w:rPr>
          <w:t>8</w:t>
        </w:r>
        <w:r w:rsidR="00FF6C51">
          <w:rPr>
            <w:noProof/>
            <w:webHidden/>
          </w:rPr>
          <w:fldChar w:fldCharType="end"/>
        </w:r>
      </w:hyperlink>
    </w:p>
    <w:p w14:paraId="48AD8041"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1" w:history="1">
        <w:r w:rsidRPr="006326BA">
          <w:rPr>
            <w:rStyle w:val="Hyperlink"/>
            <w:noProof/>
          </w:rPr>
          <w:t>5.3</w:t>
        </w:r>
        <w:r>
          <w:rPr>
            <w:rFonts w:asciiTheme="minorHAnsi" w:eastAsiaTheme="minorEastAsia" w:hAnsiTheme="minorHAnsi" w:cstheme="minorBidi"/>
            <w:b w:val="0"/>
            <w:bCs w:val="0"/>
            <w:caps w:val="0"/>
            <w:noProof/>
            <w:sz w:val="22"/>
            <w:szCs w:val="22"/>
          </w:rPr>
          <w:tab/>
        </w:r>
        <w:r w:rsidRPr="006326BA">
          <w:rPr>
            <w:rStyle w:val="Hyperlink"/>
            <w:noProof/>
          </w:rPr>
          <w:t>Environmental Protection Plan and Restrictions</w:t>
        </w:r>
        <w:r>
          <w:rPr>
            <w:noProof/>
            <w:webHidden/>
          </w:rPr>
          <w:tab/>
        </w:r>
        <w:r w:rsidR="00FF6C51">
          <w:rPr>
            <w:noProof/>
            <w:webHidden/>
          </w:rPr>
          <w:fldChar w:fldCharType="begin"/>
        </w:r>
        <w:r>
          <w:rPr>
            <w:noProof/>
            <w:webHidden/>
          </w:rPr>
          <w:instrText xml:space="preserve"> PAGEREF _Toc455952311 \h </w:instrText>
        </w:r>
        <w:r w:rsidR="00FF6C51">
          <w:rPr>
            <w:noProof/>
            <w:webHidden/>
          </w:rPr>
        </w:r>
        <w:r w:rsidR="00FF6C51">
          <w:rPr>
            <w:noProof/>
            <w:webHidden/>
          </w:rPr>
          <w:fldChar w:fldCharType="separate"/>
        </w:r>
        <w:r w:rsidR="00397FED">
          <w:rPr>
            <w:noProof/>
            <w:webHidden/>
          </w:rPr>
          <w:t>8</w:t>
        </w:r>
        <w:r w:rsidR="00FF6C51">
          <w:rPr>
            <w:noProof/>
            <w:webHidden/>
          </w:rPr>
          <w:fldChar w:fldCharType="end"/>
        </w:r>
      </w:hyperlink>
    </w:p>
    <w:p w14:paraId="431E0FE2"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2" w:history="1">
        <w:r w:rsidRPr="006326BA">
          <w:rPr>
            <w:rStyle w:val="Hyperlink"/>
            <w:noProof/>
          </w:rPr>
          <w:t>5.4</w:t>
        </w:r>
        <w:r>
          <w:rPr>
            <w:rFonts w:asciiTheme="minorHAnsi" w:eastAsiaTheme="minorEastAsia" w:hAnsiTheme="minorHAnsi" w:cstheme="minorBidi"/>
            <w:b w:val="0"/>
            <w:bCs w:val="0"/>
            <w:caps w:val="0"/>
            <w:noProof/>
            <w:sz w:val="22"/>
            <w:szCs w:val="22"/>
          </w:rPr>
          <w:tab/>
        </w:r>
        <w:r w:rsidRPr="006326BA">
          <w:rPr>
            <w:rStyle w:val="Hyperlink"/>
            <w:noProof/>
          </w:rPr>
          <w:t>Forest Fire Regulations and Response in Event of Fire</w:t>
        </w:r>
        <w:r>
          <w:rPr>
            <w:noProof/>
            <w:webHidden/>
          </w:rPr>
          <w:tab/>
        </w:r>
        <w:r w:rsidR="00FF6C51">
          <w:rPr>
            <w:noProof/>
            <w:webHidden/>
          </w:rPr>
          <w:fldChar w:fldCharType="begin"/>
        </w:r>
        <w:r>
          <w:rPr>
            <w:noProof/>
            <w:webHidden/>
          </w:rPr>
          <w:instrText xml:space="preserve"> PAGEREF _Toc455952312 \h </w:instrText>
        </w:r>
        <w:r w:rsidR="00FF6C51">
          <w:rPr>
            <w:noProof/>
            <w:webHidden/>
          </w:rPr>
        </w:r>
        <w:r w:rsidR="00FF6C51">
          <w:rPr>
            <w:noProof/>
            <w:webHidden/>
          </w:rPr>
          <w:fldChar w:fldCharType="separate"/>
        </w:r>
        <w:r w:rsidR="00397FED">
          <w:rPr>
            <w:noProof/>
            <w:webHidden/>
          </w:rPr>
          <w:t>8</w:t>
        </w:r>
        <w:r w:rsidR="00FF6C51">
          <w:rPr>
            <w:noProof/>
            <w:webHidden/>
          </w:rPr>
          <w:fldChar w:fldCharType="end"/>
        </w:r>
      </w:hyperlink>
    </w:p>
    <w:p w14:paraId="73543BDF"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3" w:history="1">
        <w:r w:rsidRPr="006326BA">
          <w:rPr>
            <w:rStyle w:val="Hyperlink"/>
            <w:noProof/>
          </w:rPr>
          <w:t>6.</w:t>
        </w:r>
        <w:r>
          <w:rPr>
            <w:rFonts w:asciiTheme="minorHAnsi" w:eastAsiaTheme="minorEastAsia" w:hAnsiTheme="minorHAnsi" w:cstheme="minorBidi"/>
            <w:b w:val="0"/>
            <w:bCs w:val="0"/>
            <w:caps w:val="0"/>
            <w:noProof/>
            <w:sz w:val="22"/>
            <w:szCs w:val="22"/>
          </w:rPr>
          <w:tab/>
        </w:r>
        <w:r w:rsidRPr="006326BA">
          <w:rPr>
            <w:rStyle w:val="Hyperlink"/>
            <w:noProof/>
          </w:rPr>
          <w:t>LOGISTICS</w:t>
        </w:r>
        <w:r>
          <w:rPr>
            <w:noProof/>
            <w:webHidden/>
          </w:rPr>
          <w:tab/>
        </w:r>
        <w:r w:rsidR="00FF6C51">
          <w:rPr>
            <w:noProof/>
            <w:webHidden/>
          </w:rPr>
          <w:fldChar w:fldCharType="begin"/>
        </w:r>
        <w:r>
          <w:rPr>
            <w:noProof/>
            <w:webHidden/>
          </w:rPr>
          <w:instrText xml:space="preserve"> PAGEREF _Toc455952313 \h </w:instrText>
        </w:r>
        <w:r w:rsidR="00FF6C51">
          <w:rPr>
            <w:noProof/>
            <w:webHidden/>
          </w:rPr>
        </w:r>
        <w:r w:rsidR="00FF6C51">
          <w:rPr>
            <w:noProof/>
            <w:webHidden/>
          </w:rPr>
          <w:fldChar w:fldCharType="separate"/>
        </w:r>
        <w:r w:rsidR="00397FED">
          <w:rPr>
            <w:noProof/>
            <w:webHidden/>
          </w:rPr>
          <w:t>8</w:t>
        </w:r>
        <w:r w:rsidR="00FF6C51">
          <w:rPr>
            <w:noProof/>
            <w:webHidden/>
          </w:rPr>
          <w:fldChar w:fldCharType="end"/>
        </w:r>
      </w:hyperlink>
    </w:p>
    <w:p w14:paraId="0189D400"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4" w:history="1">
        <w:r w:rsidRPr="006326BA">
          <w:rPr>
            <w:rStyle w:val="Hyperlink"/>
            <w:noProof/>
          </w:rPr>
          <w:t>6.1</w:t>
        </w:r>
        <w:r>
          <w:rPr>
            <w:rFonts w:asciiTheme="minorHAnsi" w:eastAsiaTheme="minorEastAsia" w:hAnsiTheme="minorHAnsi" w:cstheme="minorBidi"/>
            <w:b w:val="0"/>
            <w:bCs w:val="0"/>
            <w:caps w:val="0"/>
            <w:noProof/>
            <w:sz w:val="22"/>
            <w:szCs w:val="22"/>
          </w:rPr>
          <w:tab/>
        </w:r>
        <w:r w:rsidRPr="006326BA">
          <w:rPr>
            <w:rStyle w:val="Hyperlink"/>
            <w:noProof/>
          </w:rPr>
          <w:t>Field Facilities and Yard</w:t>
        </w:r>
        <w:r>
          <w:rPr>
            <w:noProof/>
            <w:webHidden/>
          </w:rPr>
          <w:tab/>
        </w:r>
        <w:r w:rsidR="00FF6C51">
          <w:rPr>
            <w:noProof/>
            <w:webHidden/>
          </w:rPr>
          <w:fldChar w:fldCharType="begin"/>
        </w:r>
        <w:r>
          <w:rPr>
            <w:noProof/>
            <w:webHidden/>
          </w:rPr>
          <w:instrText xml:space="preserve"> PAGEREF _Toc455952314 \h </w:instrText>
        </w:r>
        <w:r w:rsidR="00FF6C51">
          <w:rPr>
            <w:noProof/>
            <w:webHidden/>
          </w:rPr>
        </w:r>
        <w:r w:rsidR="00FF6C51">
          <w:rPr>
            <w:noProof/>
            <w:webHidden/>
          </w:rPr>
          <w:fldChar w:fldCharType="separate"/>
        </w:r>
        <w:r w:rsidR="00397FED">
          <w:rPr>
            <w:noProof/>
            <w:webHidden/>
          </w:rPr>
          <w:t>8</w:t>
        </w:r>
        <w:r w:rsidR="00FF6C51">
          <w:rPr>
            <w:noProof/>
            <w:webHidden/>
          </w:rPr>
          <w:fldChar w:fldCharType="end"/>
        </w:r>
      </w:hyperlink>
    </w:p>
    <w:p w14:paraId="1F96AC63"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5" w:history="1">
        <w:r w:rsidRPr="006326BA">
          <w:rPr>
            <w:rStyle w:val="Hyperlink"/>
            <w:noProof/>
          </w:rPr>
          <w:t>6.2</w:t>
        </w:r>
        <w:r>
          <w:rPr>
            <w:rFonts w:asciiTheme="minorHAnsi" w:eastAsiaTheme="minorEastAsia" w:hAnsiTheme="minorHAnsi" w:cstheme="minorBidi"/>
            <w:b w:val="0"/>
            <w:bCs w:val="0"/>
            <w:caps w:val="0"/>
            <w:noProof/>
            <w:sz w:val="22"/>
            <w:szCs w:val="22"/>
          </w:rPr>
          <w:tab/>
        </w:r>
        <w:r w:rsidRPr="006326BA">
          <w:rPr>
            <w:rStyle w:val="Hyperlink"/>
            <w:noProof/>
          </w:rPr>
          <w:t>Field Communications</w:t>
        </w:r>
        <w:r>
          <w:rPr>
            <w:noProof/>
            <w:webHidden/>
          </w:rPr>
          <w:tab/>
        </w:r>
        <w:r w:rsidR="00FF6C51">
          <w:rPr>
            <w:noProof/>
            <w:webHidden/>
          </w:rPr>
          <w:fldChar w:fldCharType="begin"/>
        </w:r>
        <w:r>
          <w:rPr>
            <w:noProof/>
            <w:webHidden/>
          </w:rPr>
          <w:instrText xml:space="preserve"> PAGEREF _Toc455952315 \h </w:instrText>
        </w:r>
        <w:r w:rsidR="00FF6C51">
          <w:rPr>
            <w:noProof/>
            <w:webHidden/>
          </w:rPr>
        </w:r>
        <w:r w:rsidR="00FF6C51">
          <w:rPr>
            <w:noProof/>
            <w:webHidden/>
          </w:rPr>
          <w:fldChar w:fldCharType="separate"/>
        </w:r>
        <w:r w:rsidR="00397FED">
          <w:rPr>
            <w:noProof/>
            <w:webHidden/>
          </w:rPr>
          <w:t>8</w:t>
        </w:r>
        <w:r w:rsidR="00FF6C51">
          <w:rPr>
            <w:noProof/>
            <w:webHidden/>
          </w:rPr>
          <w:fldChar w:fldCharType="end"/>
        </w:r>
      </w:hyperlink>
    </w:p>
    <w:p w14:paraId="72602821"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6" w:history="1">
        <w:r w:rsidRPr="006326BA">
          <w:rPr>
            <w:rStyle w:val="Hyperlink"/>
            <w:noProof/>
          </w:rPr>
          <w:t>6.3</w:t>
        </w:r>
        <w:r>
          <w:rPr>
            <w:rFonts w:asciiTheme="minorHAnsi" w:eastAsiaTheme="minorEastAsia" w:hAnsiTheme="minorHAnsi" w:cstheme="minorBidi"/>
            <w:b w:val="0"/>
            <w:bCs w:val="0"/>
            <w:caps w:val="0"/>
            <w:noProof/>
            <w:sz w:val="22"/>
            <w:szCs w:val="22"/>
          </w:rPr>
          <w:tab/>
        </w:r>
        <w:r w:rsidRPr="006326BA">
          <w:rPr>
            <w:rStyle w:val="Hyperlink"/>
            <w:noProof/>
          </w:rPr>
          <w:t>Use of Local Resources</w:t>
        </w:r>
        <w:r>
          <w:rPr>
            <w:noProof/>
            <w:webHidden/>
          </w:rPr>
          <w:tab/>
        </w:r>
        <w:r w:rsidR="00FF6C51">
          <w:rPr>
            <w:noProof/>
            <w:webHidden/>
          </w:rPr>
          <w:fldChar w:fldCharType="begin"/>
        </w:r>
        <w:r>
          <w:rPr>
            <w:noProof/>
            <w:webHidden/>
          </w:rPr>
          <w:instrText xml:space="preserve"> PAGEREF _Toc455952316 \h </w:instrText>
        </w:r>
        <w:r w:rsidR="00FF6C51">
          <w:rPr>
            <w:noProof/>
            <w:webHidden/>
          </w:rPr>
        </w:r>
        <w:r w:rsidR="00FF6C51">
          <w:rPr>
            <w:noProof/>
            <w:webHidden/>
          </w:rPr>
          <w:fldChar w:fldCharType="separate"/>
        </w:r>
        <w:r w:rsidR="00397FED">
          <w:rPr>
            <w:noProof/>
            <w:webHidden/>
          </w:rPr>
          <w:t>8</w:t>
        </w:r>
        <w:r w:rsidR="00FF6C51">
          <w:rPr>
            <w:noProof/>
            <w:webHidden/>
          </w:rPr>
          <w:fldChar w:fldCharType="end"/>
        </w:r>
      </w:hyperlink>
    </w:p>
    <w:p w14:paraId="6DF08158"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7" w:history="1">
        <w:r w:rsidRPr="006326BA">
          <w:rPr>
            <w:rStyle w:val="Hyperlink"/>
            <w:noProof/>
          </w:rPr>
          <w:t>6.4</w:t>
        </w:r>
        <w:r>
          <w:rPr>
            <w:rFonts w:asciiTheme="minorHAnsi" w:eastAsiaTheme="minorEastAsia" w:hAnsiTheme="minorHAnsi" w:cstheme="minorBidi"/>
            <w:b w:val="0"/>
            <w:bCs w:val="0"/>
            <w:caps w:val="0"/>
            <w:noProof/>
            <w:sz w:val="22"/>
            <w:szCs w:val="22"/>
          </w:rPr>
          <w:tab/>
        </w:r>
        <w:r w:rsidRPr="006326BA">
          <w:rPr>
            <w:rStyle w:val="Hyperlink"/>
            <w:noProof/>
          </w:rPr>
          <w:t>Accommodations</w:t>
        </w:r>
        <w:r>
          <w:rPr>
            <w:noProof/>
            <w:webHidden/>
          </w:rPr>
          <w:tab/>
        </w:r>
        <w:r w:rsidR="00FF6C51">
          <w:rPr>
            <w:noProof/>
            <w:webHidden/>
          </w:rPr>
          <w:fldChar w:fldCharType="begin"/>
        </w:r>
        <w:r>
          <w:rPr>
            <w:noProof/>
            <w:webHidden/>
          </w:rPr>
          <w:instrText xml:space="preserve"> PAGEREF _Toc455952317 \h </w:instrText>
        </w:r>
        <w:r w:rsidR="00FF6C51">
          <w:rPr>
            <w:noProof/>
            <w:webHidden/>
          </w:rPr>
        </w:r>
        <w:r w:rsidR="00FF6C51">
          <w:rPr>
            <w:noProof/>
            <w:webHidden/>
          </w:rPr>
          <w:fldChar w:fldCharType="separate"/>
        </w:r>
        <w:r w:rsidR="00397FED">
          <w:rPr>
            <w:noProof/>
            <w:webHidden/>
          </w:rPr>
          <w:t>9</w:t>
        </w:r>
        <w:r w:rsidR="00FF6C51">
          <w:rPr>
            <w:noProof/>
            <w:webHidden/>
          </w:rPr>
          <w:fldChar w:fldCharType="end"/>
        </w:r>
      </w:hyperlink>
    </w:p>
    <w:p w14:paraId="3E9EFF16"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8" w:history="1">
        <w:r w:rsidRPr="006326BA">
          <w:rPr>
            <w:rStyle w:val="Hyperlink"/>
            <w:noProof/>
          </w:rPr>
          <w:t>7.</w:t>
        </w:r>
        <w:r>
          <w:rPr>
            <w:rFonts w:asciiTheme="minorHAnsi" w:eastAsiaTheme="minorEastAsia" w:hAnsiTheme="minorHAnsi" w:cstheme="minorBidi"/>
            <w:b w:val="0"/>
            <w:bCs w:val="0"/>
            <w:caps w:val="0"/>
            <w:noProof/>
            <w:sz w:val="22"/>
            <w:szCs w:val="22"/>
          </w:rPr>
          <w:tab/>
        </w:r>
        <w:r w:rsidRPr="006326BA">
          <w:rPr>
            <w:rStyle w:val="Hyperlink"/>
            <w:noProof/>
          </w:rPr>
          <w:t>WORK BY OTHER CONTRACTORS</w:t>
        </w:r>
        <w:r>
          <w:rPr>
            <w:noProof/>
            <w:webHidden/>
          </w:rPr>
          <w:tab/>
        </w:r>
        <w:r w:rsidR="00FF6C51">
          <w:rPr>
            <w:noProof/>
            <w:webHidden/>
          </w:rPr>
          <w:fldChar w:fldCharType="begin"/>
        </w:r>
        <w:r>
          <w:rPr>
            <w:noProof/>
            <w:webHidden/>
          </w:rPr>
          <w:instrText xml:space="preserve"> PAGEREF _Toc455952318 \h </w:instrText>
        </w:r>
        <w:r w:rsidR="00FF6C51">
          <w:rPr>
            <w:noProof/>
            <w:webHidden/>
          </w:rPr>
        </w:r>
        <w:r w:rsidR="00FF6C51">
          <w:rPr>
            <w:noProof/>
            <w:webHidden/>
          </w:rPr>
          <w:fldChar w:fldCharType="separate"/>
        </w:r>
        <w:r w:rsidR="00397FED">
          <w:rPr>
            <w:noProof/>
            <w:webHidden/>
          </w:rPr>
          <w:t>9</w:t>
        </w:r>
        <w:r w:rsidR="00FF6C51">
          <w:rPr>
            <w:noProof/>
            <w:webHidden/>
          </w:rPr>
          <w:fldChar w:fldCharType="end"/>
        </w:r>
      </w:hyperlink>
    </w:p>
    <w:p w14:paraId="74ACBB0B"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19" w:history="1">
        <w:r w:rsidRPr="006326BA">
          <w:rPr>
            <w:rStyle w:val="Hyperlink"/>
            <w:noProof/>
          </w:rPr>
          <w:t>8.</w:t>
        </w:r>
        <w:r>
          <w:rPr>
            <w:rFonts w:asciiTheme="minorHAnsi" w:eastAsiaTheme="minorEastAsia" w:hAnsiTheme="minorHAnsi" w:cstheme="minorBidi"/>
            <w:b w:val="0"/>
            <w:bCs w:val="0"/>
            <w:caps w:val="0"/>
            <w:noProof/>
            <w:sz w:val="22"/>
            <w:szCs w:val="22"/>
          </w:rPr>
          <w:tab/>
        </w:r>
        <w:r w:rsidRPr="006326BA">
          <w:rPr>
            <w:rStyle w:val="Hyperlink"/>
            <w:noProof/>
          </w:rPr>
          <w:t>SCHEDULE</w:t>
        </w:r>
        <w:r>
          <w:rPr>
            <w:noProof/>
            <w:webHidden/>
          </w:rPr>
          <w:tab/>
        </w:r>
        <w:r w:rsidR="00FF6C51">
          <w:rPr>
            <w:noProof/>
            <w:webHidden/>
          </w:rPr>
          <w:fldChar w:fldCharType="begin"/>
        </w:r>
        <w:r>
          <w:rPr>
            <w:noProof/>
            <w:webHidden/>
          </w:rPr>
          <w:instrText xml:space="preserve"> PAGEREF _Toc455952319 \h </w:instrText>
        </w:r>
        <w:r w:rsidR="00FF6C51">
          <w:rPr>
            <w:noProof/>
            <w:webHidden/>
          </w:rPr>
        </w:r>
        <w:r w:rsidR="00FF6C51">
          <w:rPr>
            <w:noProof/>
            <w:webHidden/>
          </w:rPr>
          <w:fldChar w:fldCharType="separate"/>
        </w:r>
        <w:r w:rsidR="00397FED">
          <w:rPr>
            <w:noProof/>
            <w:webHidden/>
          </w:rPr>
          <w:t>9</w:t>
        </w:r>
        <w:r w:rsidR="00FF6C51">
          <w:rPr>
            <w:noProof/>
            <w:webHidden/>
          </w:rPr>
          <w:fldChar w:fldCharType="end"/>
        </w:r>
      </w:hyperlink>
    </w:p>
    <w:p w14:paraId="21907CD9"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20" w:history="1">
        <w:r w:rsidRPr="006326BA">
          <w:rPr>
            <w:rStyle w:val="Hyperlink"/>
            <w:noProof/>
          </w:rPr>
          <w:t>9.</w:t>
        </w:r>
        <w:r>
          <w:rPr>
            <w:rFonts w:asciiTheme="minorHAnsi" w:eastAsiaTheme="minorEastAsia" w:hAnsiTheme="minorHAnsi" w:cstheme="minorBidi"/>
            <w:b w:val="0"/>
            <w:bCs w:val="0"/>
            <w:caps w:val="0"/>
            <w:noProof/>
            <w:sz w:val="22"/>
            <w:szCs w:val="22"/>
          </w:rPr>
          <w:tab/>
        </w:r>
        <w:r w:rsidRPr="006326BA">
          <w:rPr>
            <w:rStyle w:val="Hyperlink"/>
            <w:noProof/>
          </w:rPr>
          <w:t>MATERIALS</w:t>
        </w:r>
        <w:r>
          <w:rPr>
            <w:noProof/>
            <w:webHidden/>
          </w:rPr>
          <w:tab/>
        </w:r>
        <w:r w:rsidR="00FF6C51">
          <w:rPr>
            <w:noProof/>
            <w:webHidden/>
          </w:rPr>
          <w:fldChar w:fldCharType="begin"/>
        </w:r>
        <w:r>
          <w:rPr>
            <w:noProof/>
            <w:webHidden/>
          </w:rPr>
          <w:instrText xml:space="preserve"> PAGEREF _Toc455952320 \h </w:instrText>
        </w:r>
        <w:r w:rsidR="00FF6C51">
          <w:rPr>
            <w:noProof/>
            <w:webHidden/>
          </w:rPr>
        </w:r>
        <w:r w:rsidR="00FF6C51">
          <w:rPr>
            <w:noProof/>
            <w:webHidden/>
          </w:rPr>
          <w:fldChar w:fldCharType="separate"/>
        </w:r>
        <w:r w:rsidR="00397FED">
          <w:rPr>
            <w:noProof/>
            <w:webHidden/>
          </w:rPr>
          <w:t>9</w:t>
        </w:r>
        <w:r w:rsidR="00FF6C51">
          <w:rPr>
            <w:noProof/>
            <w:webHidden/>
          </w:rPr>
          <w:fldChar w:fldCharType="end"/>
        </w:r>
      </w:hyperlink>
    </w:p>
    <w:p w14:paraId="3F12613B" w14:textId="77777777" w:rsidR="00C51FB9" w:rsidRDefault="00C51FB9">
      <w:pPr>
        <w:pStyle w:val="TOC1"/>
        <w:rPr>
          <w:rFonts w:asciiTheme="minorHAnsi" w:eastAsiaTheme="minorEastAsia" w:hAnsiTheme="minorHAnsi" w:cstheme="minorBidi"/>
          <w:b w:val="0"/>
          <w:bCs w:val="0"/>
          <w:caps w:val="0"/>
          <w:noProof/>
          <w:sz w:val="22"/>
          <w:szCs w:val="22"/>
        </w:rPr>
      </w:pPr>
      <w:hyperlink w:anchor="_Toc455952321" w:history="1">
        <w:r w:rsidRPr="006326BA">
          <w:rPr>
            <w:rStyle w:val="Hyperlink"/>
            <w:noProof/>
          </w:rPr>
          <w:t>10.</w:t>
        </w:r>
        <w:r>
          <w:rPr>
            <w:rFonts w:asciiTheme="minorHAnsi" w:eastAsiaTheme="minorEastAsia" w:hAnsiTheme="minorHAnsi" w:cstheme="minorBidi"/>
            <w:b w:val="0"/>
            <w:bCs w:val="0"/>
            <w:caps w:val="0"/>
            <w:noProof/>
            <w:sz w:val="22"/>
            <w:szCs w:val="22"/>
          </w:rPr>
          <w:tab/>
        </w:r>
        <w:r w:rsidRPr="006326BA">
          <w:rPr>
            <w:rStyle w:val="Hyperlink"/>
            <w:noProof/>
            <w:lang w:val="en-CA"/>
          </w:rPr>
          <w:t>PROJECT DELIVERABLE</w:t>
        </w:r>
        <w:r>
          <w:rPr>
            <w:noProof/>
            <w:webHidden/>
          </w:rPr>
          <w:tab/>
        </w:r>
        <w:r w:rsidR="00FF6C51">
          <w:rPr>
            <w:noProof/>
            <w:webHidden/>
          </w:rPr>
          <w:fldChar w:fldCharType="begin"/>
        </w:r>
        <w:r>
          <w:rPr>
            <w:noProof/>
            <w:webHidden/>
          </w:rPr>
          <w:instrText xml:space="preserve"> PAGEREF _Toc455952321 \h </w:instrText>
        </w:r>
        <w:r w:rsidR="00FF6C51">
          <w:rPr>
            <w:noProof/>
            <w:webHidden/>
          </w:rPr>
        </w:r>
        <w:r w:rsidR="00FF6C51">
          <w:rPr>
            <w:noProof/>
            <w:webHidden/>
          </w:rPr>
          <w:fldChar w:fldCharType="separate"/>
        </w:r>
        <w:r w:rsidR="00397FED">
          <w:rPr>
            <w:noProof/>
            <w:webHidden/>
          </w:rPr>
          <w:t>9</w:t>
        </w:r>
        <w:r w:rsidR="00FF6C51">
          <w:rPr>
            <w:noProof/>
            <w:webHidden/>
          </w:rPr>
          <w:fldChar w:fldCharType="end"/>
        </w:r>
      </w:hyperlink>
    </w:p>
    <w:p w14:paraId="3F28EA74" w14:textId="77777777" w:rsidR="002974FA" w:rsidRPr="00FE268B" w:rsidRDefault="00FF6C51" w:rsidP="000B4ED2">
      <w:pPr>
        <w:jc w:val="both"/>
        <w:rPr>
          <w:rFonts w:asciiTheme="minorHAnsi" w:hAnsiTheme="minorHAnsi"/>
        </w:rPr>
      </w:pPr>
      <w:r w:rsidRPr="00FE268B">
        <w:rPr>
          <w:rFonts w:asciiTheme="minorHAnsi" w:hAnsiTheme="minorHAnsi"/>
          <w:sz w:val="22"/>
          <w:szCs w:val="22"/>
        </w:rPr>
        <w:fldChar w:fldCharType="end"/>
      </w:r>
    </w:p>
    <w:p w14:paraId="1FB72BB3" w14:textId="77777777" w:rsidR="001B51A1" w:rsidRPr="008A7E94" w:rsidRDefault="002974FA" w:rsidP="007C481F">
      <w:pPr>
        <w:pStyle w:val="Heading1"/>
        <w:numPr>
          <w:ilvl w:val="0"/>
          <w:numId w:val="26"/>
        </w:numPr>
        <w:rPr>
          <w:rFonts w:asciiTheme="minorHAnsi" w:hAnsiTheme="minorHAnsi"/>
          <w:sz w:val="22"/>
          <w:szCs w:val="22"/>
        </w:rPr>
      </w:pPr>
      <w:r w:rsidRPr="00FE268B">
        <w:rPr>
          <w:rFonts w:asciiTheme="minorHAnsi" w:hAnsiTheme="minorHAnsi"/>
        </w:rPr>
        <w:br w:type="page"/>
      </w:r>
      <w:bookmarkStart w:id="0" w:name="_Toc455952291"/>
      <w:r w:rsidR="001B51A1">
        <w:rPr>
          <w:rFonts w:asciiTheme="minorHAnsi" w:hAnsiTheme="minorHAnsi"/>
          <w:sz w:val="22"/>
          <w:szCs w:val="22"/>
        </w:rPr>
        <w:lastRenderedPageBreak/>
        <w:t>GENERAL</w:t>
      </w:r>
      <w:bookmarkEnd w:id="0"/>
    </w:p>
    <w:p w14:paraId="51143769" w14:textId="77777777" w:rsidR="00C00485" w:rsidRDefault="00C00485" w:rsidP="00A425AB">
      <w:pPr>
        <w:jc w:val="both"/>
        <w:rPr>
          <w:rFonts w:asciiTheme="minorHAnsi" w:hAnsiTheme="minorHAnsi"/>
          <w:sz w:val="22"/>
          <w:szCs w:val="22"/>
        </w:rPr>
      </w:pPr>
    </w:p>
    <w:p w14:paraId="0F9E98A1" w14:textId="77777777" w:rsidR="00074379" w:rsidRPr="00074379" w:rsidRDefault="00074379" w:rsidP="00435497">
      <w:pPr>
        <w:pStyle w:val="BodyText"/>
      </w:pPr>
      <w:r w:rsidRPr="00074379">
        <w:t>Company plans to expand their existing pipeline infrastructure by constructing the Pouce Coupe Lateral ("</w:t>
      </w:r>
      <w:r w:rsidRPr="00074379">
        <w:rPr>
          <w:b/>
        </w:rPr>
        <w:t>Project</w:t>
      </w:r>
      <w:r w:rsidRPr="00074379">
        <w:t>")(“</w:t>
      </w:r>
      <w:r w:rsidRPr="00074379">
        <w:rPr>
          <w:b/>
        </w:rPr>
        <w:t>Site</w:t>
      </w:r>
      <w:r w:rsidRPr="00074379">
        <w:t>”). The Project (in direction of product flow) originates at the Dawson Creek Meter Station, located at LSD 06-26-078-15 W6M and terminates at Pouce Coupe South Battery in LSD 07-20-078-12 W6M. The Project is a 323.9 mm O.D. (NPS 12) carbon steel pipeline approximately 26.2 km in length, designed for High Vapour Pressure (“</w:t>
      </w:r>
      <w:r w:rsidRPr="00074379">
        <w:rPr>
          <w:b/>
        </w:rPr>
        <w:t>HVP</w:t>
      </w:r>
      <w:r w:rsidRPr="00074379">
        <w:t>”) and Low Vapour Pressure (“</w:t>
      </w:r>
      <w:r w:rsidRPr="00074379">
        <w:rPr>
          <w:b/>
        </w:rPr>
        <w:t>LVP</w:t>
      </w:r>
      <w:r w:rsidRPr="00074379">
        <w:t>”) hydrocarbon liquids with a maximum operating pressure of 9,930 kPag (“</w:t>
      </w:r>
      <w:r w:rsidRPr="00074379">
        <w:rPr>
          <w:b/>
        </w:rPr>
        <w:t>Pipeline</w:t>
      </w:r>
      <w:r w:rsidRPr="00074379">
        <w:t>”).</w:t>
      </w:r>
    </w:p>
    <w:p w14:paraId="52521807" w14:textId="77777777" w:rsidR="00074379" w:rsidRDefault="00074379" w:rsidP="00435497">
      <w:pPr>
        <w:pStyle w:val="BodyText"/>
      </w:pPr>
    </w:p>
    <w:p w14:paraId="32709F95" w14:textId="77777777" w:rsidR="00074379" w:rsidRDefault="00074379" w:rsidP="00435497">
      <w:pPr>
        <w:pStyle w:val="BodyText"/>
      </w:pPr>
      <w:r>
        <w:t>The Pipeline</w:t>
      </w:r>
      <w:r w:rsidRPr="00CD54B1">
        <w:t xml:space="preserve"> crosses the</w:t>
      </w:r>
      <w:r w:rsidRPr="00074379">
        <w:t xml:space="preserve"> Alberta / British Columbia </w:t>
      </w:r>
      <w:r w:rsidRPr="00CD54B1">
        <w:t>border</w:t>
      </w:r>
      <w:r>
        <w:t xml:space="preserve"> requiring extra attention given to ensuring the respective provincial requirements are understood and appropriately applied in their respective areas. The British Columbia portion (roughly 14.2 km) is predominately farmland and the Alberta portion (roughly 12.0 km) is predominately forested.</w:t>
      </w:r>
    </w:p>
    <w:p w14:paraId="25A6E535" w14:textId="77777777" w:rsidR="006D2D91" w:rsidRPr="00074379" w:rsidRDefault="006D2D91" w:rsidP="00435497">
      <w:pPr>
        <w:pStyle w:val="BodyText"/>
      </w:pPr>
    </w:p>
    <w:p w14:paraId="0EB3E013" w14:textId="77777777" w:rsidR="00D21F2D" w:rsidRDefault="00D21F2D" w:rsidP="00B32A36">
      <w:pPr>
        <w:ind w:left="360"/>
        <w:jc w:val="both"/>
        <w:rPr>
          <w:rFonts w:asciiTheme="minorHAnsi" w:hAnsiTheme="minorHAnsi"/>
          <w:sz w:val="22"/>
          <w:szCs w:val="22"/>
        </w:rPr>
      </w:pPr>
      <w:r>
        <w:rPr>
          <w:rFonts w:asciiTheme="minorHAnsi" w:hAnsiTheme="minorHAnsi"/>
          <w:sz w:val="22"/>
          <w:szCs w:val="22"/>
        </w:rPr>
        <w:t xml:space="preserve">A </w:t>
      </w:r>
      <w:r w:rsidR="006D2D91">
        <w:rPr>
          <w:rFonts w:asciiTheme="minorHAnsi" w:hAnsiTheme="minorHAnsi"/>
          <w:sz w:val="22"/>
          <w:szCs w:val="22"/>
        </w:rPr>
        <w:t>p</w:t>
      </w:r>
      <w:r>
        <w:rPr>
          <w:rFonts w:asciiTheme="minorHAnsi" w:hAnsiTheme="minorHAnsi"/>
          <w:sz w:val="22"/>
          <w:szCs w:val="22"/>
        </w:rPr>
        <w:t>roject overview map is provid</w:t>
      </w:r>
      <w:r w:rsidR="00C51FB9">
        <w:rPr>
          <w:rFonts w:asciiTheme="minorHAnsi" w:hAnsiTheme="minorHAnsi"/>
          <w:sz w:val="22"/>
          <w:szCs w:val="22"/>
        </w:rPr>
        <w:t xml:space="preserve">ed for reference in Attachment A-1.1 - </w:t>
      </w:r>
      <w:r w:rsidR="002C334C">
        <w:rPr>
          <w:rFonts w:asciiTheme="minorHAnsi" w:hAnsiTheme="minorHAnsi"/>
          <w:sz w:val="22"/>
          <w:szCs w:val="22"/>
        </w:rPr>
        <w:t xml:space="preserve">Project Map as well as a </w:t>
      </w:r>
      <w:r w:rsidR="00C00485">
        <w:rPr>
          <w:rFonts w:asciiTheme="minorHAnsi" w:hAnsiTheme="minorHAnsi"/>
          <w:sz w:val="22"/>
          <w:szCs w:val="22"/>
        </w:rPr>
        <w:t>along with a process flow diagram</w:t>
      </w:r>
      <w:r w:rsidR="002C334C">
        <w:rPr>
          <w:rFonts w:asciiTheme="minorHAnsi" w:hAnsiTheme="minorHAnsi"/>
          <w:sz w:val="22"/>
          <w:szCs w:val="22"/>
        </w:rPr>
        <w:t xml:space="preserve"> in Appendix B – Specifications and Drawings. </w:t>
      </w:r>
    </w:p>
    <w:p w14:paraId="25A7E6C3" w14:textId="77777777" w:rsidR="006D2D91" w:rsidRDefault="006D2D91" w:rsidP="00B32A36">
      <w:pPr>
        <w:spacing w:before="120"/>
        <w:ind w:left="360"/>
        <w:jc w:val="both"/>
        <w:rPr>
          <w:rFonts w:asciiTheme="minorHAnsi" w:hAnsiTheme="minorHAnsi"/>
          <w:sz w:val="22"/>
          <w:szCs w:val="22"/>
        </w:rPr>
      </w:pPr>
      <w:r>
        <w:rPr>
          <w:rFonts w:asciiTheme="minorHAnsi" w:hAnsiTheme="minorHAnsi"/>
          <w:sz w:val="22"/>
          <w:szCs w:val="22"/>
        </w:rPr>
        <w:t>The intended pipeline construction execution schedule is provided in A</w:t>
      </w:r>
      <w:r w:rsidR="00C51FB9">
        <w:rPr>
          <w:rFonts w:asciiTheme="minorHAnsi" w:hAnsiTheme="minorHAnsi"/>
          <w:sz w:val="22"/>
          <w:szCs w:val="22"/>
        </w:rPr>
        <w:t>ttachment</w:t>
      </w:r>
      <w:r>
        <w:rPr>
          <w:rFonts w:asciiTheme="minorHAnsi" w:hAnsiTheme="minorHAnsi"/>
          <w:sz w:val="22"/>
          <w:szCs w:val="22"/>
        </w:rPr>
        <w:t xml:space="preserve"> </w:t>
      </w:r>
      <w:r w:rsidR="004441F8">
        <w:rPr>
          <w:rFonts w:asciiTheme="minorHAnsi" w:hAnsiTheme="minorHAnsi"/>
          <w:sz w:val="22"/>
          <w:szCs w:val="22"/>
        </w:rPr>
        <w:t>A</w:t>
      </w:r>
      <w:r>
        <w:rPr>
          <w:rFonts w:asciiTheme="minorHAnsi" w:hAnsiTheme="minorHAnsi"/>
          <w:sz w:val="22"/>
          <w:szCs w:val="22"/>
        </w:rPr>
        <w:t>-</w:t>
      </w:r>
      <w:r w:rsidR="004441F8">
        <w:rPr>
          <w:rFonts w:asciiTheme="minorHAnsi" w:hAnsiTheme="minorHAnsi"/>
          <w:sz w:val="22"/>
          <w:szCs w:val="22"/>
        </w:rPr>
        <w:t>2</w:t>
      </w:r>
      <w:r w:rsidR="00C51FB9">
        <w:rPr>
          <w:rFonts w:asciiTheme="minorHAnsi" w:hAnsiTheme="minorHAnsi"/>
          <w:sz w:val="22"/>
          <w:szCs w:val="22"/>
        </w:rPr>
        <w:t>.2</w:t>
      </w:r>
      <w:r>
        <w:rPr>
          <w:rFonts w:asciiTheme="minorHAnsi" w:hAnsiTheme="minorHAnsi"/>
          <w:sz w:val="22"/>
          <w:szCs w:val="22"/>
        </w:rPr>
        <w:t xml:space="preserve"> – Project Schedule for </w:t>
      </w:r>
      <w:r w:rsidR="002C334C">
        <w:rPr>
          <w:rFonts w:asciiTheme="minorHAnsi" w:hAnsiTheme="minorHAnsi"/>
          <w:sz w:val="22"/>
          <w:szCs w:val="22"/>
        </w:rPr>
        <w:t xml:space="preserve">Contractor </w:t>
      </w:r>
      <w:r>
        <w:rPr>
          <w:rFonts w:asciiTheme="minorHAnsi" w:hAnsiTheme="minorHAnsi"/>
          <w:sz w:val="22"/>
          <w:szCs w:val="22"/>
        </w:rPr>
        <w:t>reference in deterimining the number and type of NDE crews required to support the pipeline construction activities</w:t>
      </w:r>
      <w:r w:rsidRPr="0024189A">
        <w:rPr>
          <w:rFonts w:asciiTheme="minorHAnsi" w:hAnsiTheme="minorHAnsi"/>
          <w:sz w:val="22"/>
          <w:szCs w:val="22"/>
        </w:rPr>
        <w:t>.</w:t>
      </w:r>
      <w:r w:rsidR="008277D6" w:rsidRPr="0024189A">
        <w:rPr>
          <w:rFonts w:asciiTheme="minorHAnsi" w:hAnsiTheme="minorHAnsi"/>
          <w:sz w:val="22"/>
          <w:szCs w:val="22"/>
        </w:rPr>
        <w:t xml:space="preserve"> Contractor to provide a</w:t>
      </w:r>
      <w:r w:rsidR="006440A0" w:rsidRPr="0024189A">
        <w:rPr>
          <w:rFonts w:asciiTheme="minorHAnsi" w:hAnsiTheme="minorHAnsi"/>
          <w:sz w:val="22"/>
          <w:szCs w:val="22"/>
        </w:rPr>
        <w:t xml:space="preserve">n execution plan based </w:t>
      </w:r>
      <w:r w:rsidR="0024189A" w:rsidRPr="0024189A">
        <w:rPr>
          <w:rFonts w:asciiTheme="minorHAnsi" w:hAnsiTheme="minorHAnsi"/>
          <w:sz w:val="22"/>
          <w:szCs w:val="22"/>
        </w:rPr>
        <w:t>on the attached schedule in A</w:t>
      </w:r>
      <w:r w:rsidR="00C51FB9">
        <w:rPr>
          <w:rFonts w:asciiTheme="minorHAnsi" w:hAnsiTheme="minorHAnsi"/>
          <w:sz w:val="22"/>
          <w:szCs w:val="22"/>
        </w:rPr>
        <w:t>ttachment</w:t>
      </w:r>
      <w:r w:rsidR="0024189A" w:rsidRPr="0024189A">
        <w:rPr>
          <w:rFonts w:asciiTheme="minorHAnsi" w:hAnsiTheme="minorHAnsi"/>
          <w:sz w:val="22"/>
          <w:szCs w:val="22"/>
        </w:rPr>
        <w:t xml:space="preserve"> </w:t>
      </w:r>
      <w:r w:rsidR="004441F8">
        <w:rPr>
          <w:rFonts w:asciiTheme="minorHAnsi" w:hAnsiTheme="minorHAnsi"/>
          <w:sz w:val="22"/>
          <w:szCs w:val="22"/>
        </w:rPr>
        <w:t>A-2</w:t>
      </w:r>
      <w:r w:rsidR="00C51FB9">
        <w:rPr>
          <w:rFonts w:asciiTheme="minorHAnsi" w:hAnsiTheme="minorHAnsi"/>
          <w:sz w:val="22"/>
          <w:szCs w:val="22"/>
        </w:rPr>
        <w:t>.2</w:t>
      </w:r>
      <w:r w:rsidR="0024189A" w:rsidRPr="0024189A">
        <w:rPr>
          <w:rFonts w:asciiTheme="minorHAnsi" w:hAnsiTheme="minorHAnsi"/>
          <w:sz w:val="22"/>
          <w:szCs w:val="22"/>
        </w:rPr>
        <w:t xml:space="preserve"> – Project Schedule</w:t>
      </w:r>
      <w:r w:rsidR="008277D6" w:rsidRPr="0024189A">
        <w:rPr>
          <w:rFonts w:asciiTheme="minorHAnsi" w:hAnsiTheme="minorHAnsi"/>
          <w:sz w:val="22"/>
          <w:szCs w:val="22"/>
        </w:rPr>
        <w:t>.</w:t>
      </w:r>
    </w:p>
    <w:p w14:paraId="354C809C" w14:textId="77777777" w:rsidR="007E6002" w:rsidRDefault="00632398" w:rsidP="00B32A36">
      <w:pPr>
        <w:spacing w:before="120" w:line="280" w:lineRule="atLeast"/>
        <w:ind w:left="360"/>
        <w:jc w:val="both"/>
        <w:rPr>
          <w:rFonts w:asciiTheme="minorHAnsi" w:hAnsiTheme="minorHAnsi"/>
          <w:sz w:val="22"/>
          <w:szCs w:val="22"/>
        </w:rPr>
      </w:pPr>
      <w:r w:rsidRPr="008A7E94">
        <w:rPr>
          <w:rFonts w:asciiTheme="minorHAnsi" w:hAnsiTheme="minorHAnsi"/>
          <w:sz w:val="22"/>
          <w:szCs w:val="22"/>
        </w:rPr>
        <w:t>Company</w:t>
      </w:r>
      <w:r w:rsidR="00C67C4D" w:rsidRPr="008A7E94">
        <w:rPr>
          <w:rFonts w:asciiTheme="minorHAnsi" w:hAnsiTheme="minorHAnsi"/>
          <w:sz w:val="22"/>
          <w:szCs w:val="22"/>
        </w:rPr>
        <w:t xml:space="preserve"> will assign a construction manager (</w:t>
      </w:r>
      <w:r w:rsidR="00B83964" w:rsidRPr="008A7E94">
        <w:rPr>
          <w:rFonts w:asciiTheme="minorHAnsi" w:hAnsiTheme="minorHAnsi"/>
          <w:sz w:val="22"/>
          <w:szCs w:val="22"/>
        </w:rPr>
        <w:t>“</w:t>
      </w:r>
      <w:r w:rsidR="00C67C4D" w:rsidRPr="008A7E94">
        <w:rPr>
          <w:rFonts w:asciiTheme="minorHAnsi" w:hAnsiTheme="minorHAnsi"/>
          <w:b/>
          <w:sz w:val="22"/>
          <w:szCs w:val="22"/>
        </w:rPr>
        <w:t>Manager</w:t>
      </w:r>
      <w:r w:rsidR="00B83964" w:rsidRPr="008A7E94">
        <w:rPr>
          <w:rFonts w:asciiTheme="minorHAnsi" w:hAnsiTheme="minorHAnsi"/>
          <w:sz w:val="22"/>
          <w:szCs w:val="22"/>
        </w:rPr>
        <w:t>”</w:t>
      </w:r>
      <w:r w:rsidR="00C67C4D" w:rsidRPr="008A7E94">
        <w:rPr>
          <w:rFonts w:asciiTheme="minorHAnsi" w:hAnsiTheme="minorHAnsi"/>
          <w:sz w:val="22"/>
          <w:szCs w:val="22"/>
        </w:rPr>
        <w:t>) to the</w:t>
      </w:r>
      <w:r w:rsidR="006D2D91">
        <w:rPr>
          <w:rFonts w:asciiTheme="minorHAnsi" w:hAnsiTheme="minorHAnsi"/>
          <w:sz w:val="22"/>
          <w:szCs w:val="22"/>
        </w:rPr>
        <w:t xml:space="preserve"> Project to coordinate the Work</w:t>
      </w:r>
      <w:r w:rsidR="00C67C4D" w:rsidRPr="008A7E94">
        <w:rPr>
          <w:rFonts w:asciiTheme="minorHAnsi" w:hAnsiTheme="minorHAnsi"/>
          <w:sz w:val="22"/>
          <w:szCs w:val="22"/>
        </w:rPr>
        <w:t xml:space="preserve">. </w:t>
      </w:r>
    </w:p>
    <w:p w14:paraId="52EEBC3C" w14:textId="77777777" w:rsidR="00C67C4D" w:rsidRPr="008A7E94" w:rsidRDefault="00C67C4D" w:rsidP="00B32A36">
      <w:pPr>
        <w:spacing w:before="120" w:line="280" w:lineRule="atLeast"/>
        <w:ind w:left="360"/>
        <w:jc w:val="both"/>
        <w:rPr>
          <w:rFonts w:asciiTheme="minorHAnsi" w:hAnsiTheme="minorHAnsi"/>
          <w:sz w:val="22"/>
          <w:szCs w:val="22"/>
        </w:rPr>
      </w:pPr>
      <w:r w:rsidRPr="008A7E94">
        <w:rPr>
          <w:rFonts w:asciiTheme="minorHAnsi" w:hAnsiTheme="minorHAnsi"/>
          <w:sz w:val="22"/>
          <w:szCs w:val="22"/>
        </w:rPr>
        <w:t>Contractor shall direct all its questions and communication</w:t>
      </w:r>
      <w:r w:rsidR="006D2D91">
        <w:rPr>
          <w:rFonts w:asciiTheme="minorHAnsi" w:hAnsiTheme="minorHAnsi"/>
          <w:sz w:val="22"/>
          <w:szCs w:val="22"/>
        </w:rPr>
        <w:t>s</w:t>
      </w:r>
      <w:r w:rsidRPr="008A7E94">
        <w:rPr>
          <w:rFonts w:asciiTheme="minorHAnsi" w:hAnsiTheme="minorHAnsi"/>
          <w:sz w:val="22"/>
          <w:szCs w:val="22"/>
        </w:rPr>
        <w:t xml:space="preserve"> through</w:t>
      </w:r>
      <w:r w:rsidR="006D2D91">
        <w:rPr>
          <w:rFonts w:asciiTheme="minorHAnsi" w:hAnsiTheme="minorHAnsi"/>
          <w:sz w:val="22"/>
          <w:szCs w:val="22"/>
        </w:rPr>
        <w:t xml:space="preserve"> the</w:t>
      </w:r>
      <w:r w:rsidRPr="008A7E94">
        <w:rPr>
          <w:rFonts w:asciiTheme="minorHAnsi" w:hAnsiTheme="minorHAnsi"/>
          <w:sz w:val="22"/>
          <w:szCs w:val="22"/>
        </w:rPr>
        <w:t xml:space="preserve"> Manager.</w:t>
      </w:r>
    </w:p>
    <w:p w14:paraId="2BB8224A" w14:textId="77777777" w:rsidR="007E6002" w:rsidRDefault="007E6002" w:rsidP="00435497">
      <w:pPr>
        <w:pStyle w:val="BodyText"/>
      </w:pPr>
    </w:p>
    <w:p w14:paraId="52083837" w14:textId="77777777" w:rsidR="00FD0A39" w:rsidRDefault="00FD0A39" w:rsidP="00435497">
      <w:pPr>
        <w:pStyle w:val="BodyText"/>
      </w:pPr>
      <w:r w:rsidRPr="008A7E94">
        <w:t>Contractor shall perform the required non-destructive testing (</w:t>
      </w:r>
      <w:r w:rsidR="00B83964" w:rsidRPr="008A7E94">
        <w:t>“</w:t>
      </w:r>
      <w:r w:rsidRPr="008A7E94">
        <w:rPr>
          <w:b/>
        </w:rPr>
        <w:t>NDT</w:t>
      </w:r>
      <w:r w:rsidR="00B83964" w:rsidRPr="008A7E94">
        <w:t>”</w:t>
      </w:r>
      <w:r w:rsidRPr="008A7E94">
        <w:t>) activities</w:t>
      </w:r>
      <w:r w:rsidRPr="008A7E94">
        <w:rPr>
          <w:b/>
        </w:rPr>
        <w:t xml:space="preserve"> </w:t>
      </w:r>
      <w:r w:rsidRPr="008A7E94">
        <w:t>in accordance with the Agreement and all exhibits attached thereto, as amended from time to time, and all Change Orders in a manner that will accommodate the pipeline construction contractor's Construction Schedule.</w:t>
      </w:r>
    </w:p>
    <w:p w14:paraId="20616CD3" w14:textId="77777777" w:rsidR="007E6002" w:rsidRDefault="007E6002" w:rsidP="00435497">
      <w:pPr>
        <w:pStyle w:val="BodyText"/>
      </w:pPr>
    </w:p>
    <w:p w14:paraId="5498A222" w14:textId="77777777" w:rsidR="006D2D91" w:rsidRPr="008A7E94" w:rsidRDefault="006D2D91" w:rsidP="00435497">
      <w:pPr>
        <w:pStyle w:val="BodyText"/>
      </w:pPr>
      <w:r>
        <w:t>Contractor shall ensure adequate backup equipment and spare parts are on site to ensure there are no delays to the Work. Contractor shall provide a det</w:t>
      </w:r>
      <w:r w:rsidR="007C481F">
        <w:t>a</w:t>
      </w:r>
      <w:r>
        <w:t>iled list of spare parts and back</w:t>
      </w:r>
      <w:r w:rsidR="002C334C">
        <w:t>up equipment to accompany the Work.</w:t>
      </w:r>
    </w:p>
    <w:p w14:paraId="7E90D720" w14:textId="77777777" w:rsidR="00AF1A7D" w:rsidRPr="008A7E94" w:rsidRDefault="00AF1A7D" w:rsidP="007C481F">
      <w:pPr>
        <w:pStyle w:val="Heading1"/>
        <w:numPr>
          <w:ilvl w:val="0"/>
          <w:numId w:val="26"/>
        </w:numPr>
        <w:rPr>
          <w:rFonts w:asciiTheme="minorHAnsi" w:hAnsiTheme="minorHAnsi"/>
          <w:sz w:val="22"/>
          <w:szCs w:val="22"/>
        </w:rPr>
      </w:pPr>
      <w:bookmarkStart w:id="1" w:name="_Toc455952292"/>
      <w:r w:rsidRPr="008A7E94">
        <w:rPr>
          <w:rFonts w:asciiTheme="minorHAnsi" w:hAnsiTheme="minorHAnsi"/>
          <w:sz w:val="22"/>
          <w:szCs w:val="22"/>
        </w:rPr>
        <w:t>S</w:t>
      </w:r>
      <w:r w:rsidR="00500611" w:rsidRPr="008A7E94">
        <w:rPr>
          <w:rFonts w:asciiTheme="minorHAnsi" w:hAnsiTheme="minorHAnsi"/>
          <w:sz w:val="22"/>
          <w:szCs w:val="22"/>
        </w:rPr>
        <w:t>PECIFICATIONS</w:t>
      </w:r>
      <w:bookmarkEnd w:id="1"/>
    </w:p>
    <w:p w14:paraId="1599F298" w14:textId="77777777" w:rsidR="00500611" w:rsidRDefault="00500611" w:rsidP="00435497">
      <w:pPr>
        <w:pStyle w:val="BodyText"/>
      </w:pPr>
      <w:r w:rsidRPr="008A7E94">
        <w:t xml:space="preserve">Inspection of the facilities described herein shall be in accordance with the Contract Documents, Government Permits, </w:t>
      </w:r>
      <w:r w:rsidR="00632398" w:rsidRPr="008A7E94">
        <w:t>the BC Oil and Gas Commission (</w:t>
      </w:r>
      <w:r w:rsidR="00B83964" w:rsidRPr="008A7E94">
        <w:t>“</w:t>
      </w:r>
      <w:r w:rsidR="00632398" w:rsidRPr="008A7E94">
        <w:rPr>
          <w:b/>
        </w:rPr>
        <w:t>BC OGC</w:t>
      </w:r>
      <w:r w:rsidR="00B83964" w:rsidRPr="008A7E94">
        <w:t>”</w:t>
      </w:r>
      <w:r w:rsidR="00632398" w:rsidRPr="008A7E94">
        <w:t>) requirements</w:t>
      </w:r>
      <w:r w:rsidRPr="008A7E94">
        <w:t>, ASME B31.3, and Canadian Standards Association (</w:t>
      </w:r>
      <w:r w:rsidR="00B83964" w:rsidRPr="008A7E94">
        <w:t>“</w:t>
      </w:r>
      <w:r w:rsidRPr="008A7E94">
        <w:rPr>
          <w:b/>
        </w:rPr>
        <w:t>CSA</w:t>
      </w:r>
      <w:r w:rsidR="00B83964" w:rsidRPr="008A7E94">
        <w:t>”</w:t>
      </w:r>
      <w:r w:rsidRPr="008A7E94">
        <w:t>) Z662-11 (</w:t>
      </w:r>
      <w:r w:rsidR="00B83964" w:rsidRPr="008A7E94">
        <w:t>“</w:t>
      </w:r>
      <w:r w:rsidRPr="008A7E94">
        <w:rPr>
          <w:b/>
        </w:rPr>
        <w:t>CSA Z662</w:t>
      </w:r>
      <w:r w:rsidR="00B83964" w:rsidRPr="008A7E94">
        <w:t>”</w:t>
      </w:r>
      <w:r w:rsidRPr="008A7E94">
        <w:t>) Oil and Gas Pipeline Systems.</w:t>
      </w:r>
    </w:p>
    <w:p w14:paraId="4DFC7062" w14:textId="77777777" w:rsidR="007C481F" w:rsidRPr="008A7E94" w:rsidRDefault="007C481F" w:rsidP="00435497">
      <w:pPr>
        <w:pStyle w:val="BodyText"/>
      </w:pPr>
    </w:p>
    <w:p w14:paraId="68703E29" w14:textId="77777777" w:rsidR="00500611" w:rsidRDefault="00500611" w:rsidP="00435497">
      <w:pPr>
        <w:pStyle w:val="BodyText"/>
      </w:pPr>
      <w:r w:rsidRPr="008A7E94">
        <w:t xml:space="preserve">Contractor must comply </w:t>
      </w:r>
      <w:r w:rsidR="0024189A">
        <w:t xml:space="preserve">with </w:t>
      </w:r>
      <w:r w:rsidR="002C334C">
        <w:t>the specifications in</w:t>
      </w:r>
      <w:r w:rsidR="00632398" w:rsidRPr="008A7E94">
        <w:t xml:space="preserve"> Appendix B</w:t>
      </w:r>
      <w:r w:rsidR="004441F8">
        <w:t>-1</w:t>
      </w:r>
      <w:r w:rsidR="00632398" w:rsidRPr="008A7E94">
        <w:t xml:space="preserve"> –</w:t>
      </w:r>
      <w:r w:rsidRPr="008A7E94">
        <w:t xml:space="preserve"> Specifications</w:t>
      </w:r>
      <w:r w:rsidR="002C334C">
        <w:t>. Changes to the s</w:t>
      </w:r>
      <w:r w:rsidRPr="008A7E94">
        <w:t xml:space="preserve">pecifications must be approved in writing, by </w:t>
      </w:r>
      <w:r w:rsidR="00632398" w:rsidRPr="008A7E94">
        <w:t>Company</w:t>
      </w:r>
      <w:r w:rsidRPr="008A7E94">
        <w:t xml:space="preserve"> and Manager, prior to application.</w:t>
      </w:r>
    </w:p>
    <w:p w14:paraId="350D8D93" w14:textId="77777777" w:rsidR="0024189A" w:rsidRDefault="0024189A" w:rsidP="004A298A">
      <w:pPr>
        <w:pStyle w:val="BodyText"/>
        <w:ind w:left="0"/>
      </w:pPr>
    </w:p>
    <w:p w14:paraId="63FD22B5" w14:textId="77777777" w:rsidR="007C481F" w:rsidRDefault="00500611" w:rsidP="007C481F">
      <w:pPr>
        <w:pStyle w:val="Heading1"/>
        <w:numPr>
          <w:ilvl w:val="0"/>
          <w:numId w:val="26"/>
        </w:numPr>
        <w:rPr>
          <w:rFonts w:asciiTheme="minorHAnsi" w:hAnsiTheme="minorHAnsi"/>
          <w:sz w:val="22"/>
          <w:szCs w:val="22"/>
        </w:rPr>
      </w:pPr>
      <w:bookmarkStart w:id="2" w:name="_Toc455952293"/>
      <w:r w:rsidRPr="008A7E94">
        <w:rPr>
          <w:rFonts w:asciiTheme="minorHAnsi" w:hAnsiTheme="minorHAnsi"/>
          <w:sz w:val="22"/>
          <w:szCs w:val="22"/>
        </w:rPr>
        <w:lastRenderedPageBreak/>
        <w:t>SCOPE OF WORK</w:t>
      </w:r>
      <w:bookmarkEnd w:id="2"/>
    </w:p>
    <w:p w14:paraId="01295F96" w14:textId="77777777" w:rsidR="007C481F" w:rsidRPr="007C481F" w:rsidRDefault="007C481F" w:rsidP="007C481F"/>
    <w:p w14:paraId="2B44AB33" w14:textId="77777777" w:rsidR="007C481F" w:rsidRPr="008A7E94" w:rsidRDefault="007C481F" w:rsidP="00435497">
      <w:pPr>
        <w:pStyle w:val="BodyText"/>
      </w:pPr>
      <w:r w:rsidRPr="008A7E94">
        <w:t>Work to be performed by Contractor consists of:</w:t>
      </w:r>
    </w:p>
    <w:p w14:paraId="046895BB" w14:textId="77777777" w:rsidR="007C481F" w:rsidRPr="008A7E94" w:rsidRDefault="007C481F" w:rsidP="007C481F">
      <w:pPr>
        <w:pStyle w:val="ListBullet"/>
        <w:tabs>
          <w:tab w:val="clear" w:pos="714"/>
          <w:tab w:val="clear" w:pos="1138"/>
        </w:tabs>
        <w:ind w:left="1440" w:right="1008"/>
        <w:rPr>
          <w:rFonts w:asciiTheme="minorHAnsi" w:hAnsiTheme="minorHAnsi" w:cs="Arial"/>
          <w:szCs w:val="22"/>
        </w:rPr>
      </w:pPr>
      <w:r w:rsidRPr="008A7E94">
        <w:rPr>
          <w:rFonts w:asciiTheme="minorHAnsi" w:hAnsiTheme="minorHAnsi"/>
          <w:szCs w:val="22"/>
        </w:rPr>
        <w:t xml:space="preserve">100% non-destructive testing of all pipeline welds in accordance with </w:t>
      </w:r>
      <w:r>
        <w:rPr>
          <w:rFonts w:asciiTheme="minorHAnsi" w:hAnsiTheme="minorHAnsi"/>
          <w:szCs w:val="22"/>
        </w:rPr>
        <w:t xml:space="preserve">current version of </w:t>
      </w:r>
      <w:r w:rsidRPr="008A7E94">
        <w:rPr>
          <w:rFonts w:asciiTheme="minorHAnsi" w:hAnsiTheme="minorHAnsi"/>
          <w:szCs w:val="22"/>
        </w:rPr>
        <w:t>CSA Z662 and Appendix B-</w:t>
      </w:r>
      <w:r>
        <w:rPr>
          <w:rFonts w:asciiTheme="minorHAnsi" w:hAnsiTheme="minorHAnsi"/>
          <w:szCs w:val="22"/>
        </w:rPr>
        <w:t>1</w:t>
      </w:r>
      <w:r w:rsidRPr="008A7E94">
        <w:rPr>
          <w:rFonts w:asciiTheme="minorHAnsi" w:hAnsiTheme="minorHAnsi"/>
          <w:szCs w:val="22"/>
        </w:rPr>
        <w:t xml:space="preserve"> – Specifications; and</w:t>
      </w:r>
    </w:p>
    <w:p w14:paraId="3B44C983" w14:textId="77777777" w:rsidR="007C481F" w:rsidRPr="008A7E94" w:rsidRDefault="007C481F" w:rsidP="007C481F">
      <w:pPr>
        <w:pStyle w:val="ListBullet"/>
        <w:tabs>
          <w:tab w:val="clear" w:pos="714"/>
          <w:tab w:val="clear" w:pos="1138"/>
        </w:tabs>
        <w:ind w:left="1440" w:right="1008"/>
        <w:rPr>
          <w:rFonts w:asciiTheme="minorHAnsi" w:hAnsiTheme="minorHAnsi" w:cs="Arial"/>
          <w:szCs w:val="22"/>
        </w:rPr>
      </w:pPr>
      <w:r w:rsidRPr="008A7E94">
        <w:rPr>
          <w:rFonts w:asciiTheme="minorHAnsi" w:hAnsiTheme="minorHAnsi"/>
          <w:szCs w:val="22"/>
        </w:rPr>
        <w:t>Delayed non-destructive testing of specific pipeline welds as required by Manager</w:t>
      </w:r>
      <w:r>
        <w:rPr>
          <w:rFonts w:asciiTheme="minorHAnsi" w:hAnsiTheme="minorHAnsi"/>
          <w:szCs w:val="22"/>
        </w:rPr>
        <w:t>.</w:t>
      </w:r>
    </w:p>
    <w:p w14:paraId="58F38CFA" w14:textId="77777777" w:rsidR="007C481F" w:rsidRDefault="007C481F" w:rsidP="00435497">
      <w:pPr>
        <w:pStyle w:val="BodyText"/>
      </w:pPr>
    </w:p>
    <w:p w14:paraId="12744803" w14:textId="77777777" w:rsidR="007C481F" w:rsidRDefault="007C481F" w:rsidP="00435497">
      <w:pPr>
        <w:pStyle w:val="BodyText"/>
        <w:rPr>
          <w:ins w:id="3" w:author="LThai" w:date="2016-11-21T19:54:00Z"/>
        </w:rPr>
      </w:pPr>
      <w:r w:rsidRPr="008A7E94">
        <w:t xml:space="preserve">Contractor’s primary method of inspection shall be radiographic </w:t>
      </w:r>
      <w:r>
        <w:t>testing (RT)</w:t>
      </w:r>
      <w:r w:rsidRPr="008A7E94">
        <w:t>.</w:t>
      </w:r>
    </w:p>
    <w:p w14:paraId="11FB51DE" w14:textId="77777777" w:rsidR="007C481F" w:rsidRDefault="007C481F" w:rsidP="00435497">
      <w:pPr>
        <w:pStyle w:val="BodyText"/>
        <w:rPr>
          <w:ins w:id="4" w:author="LThai" w:date="2016-11-21T19:54:00Z"/>
        </w:rPr>
      </w:pPr>
    </w:p>
    <w:p w14:paraId="71805CA8" w14:textId="77777777" w:rsidR="007C481F" w:rsidRPr="004A298A" w:rsidRDefault="007C481F" w:rsidP="007C481F">
      <w:pPr>
        <w:tabs>
          <w:tab w:val="left" w:pos="3480"/>
          <w:tab w:val="left" w:pos="3960"/>
          <w:tab w:val="left" w:pos="10440"/>
        </w:tabs>
        <w:suppressAutoHyphens/>
        <w:ind w:left="360" w:right="360"/>
        <w:jc w:val="both"/>
        <w:rPr>
          <w:ins w:id="5" w:author="LThai" w:date="2016-11-21T19:55:00Z"/>
          <w:rFonts w:asciiTheme="minorHAnsi" w:hAnsiTheme="minorHAnsi" w:cstheme="minorHAnsi"/>
          <w:sz w:val="22"/>
          <w:szCs w:val="22"/>
        </w:rPr>
      </w:pPr>
      <w:commentRangeStart w:id="6"/>
      <w:ins w:id="7" w:author="LThai" w:date="2016-11-21T19:55:00Z">
        <w:r w:rsidRPr="004A298A">
          <w:rPr>
            <w:rFonts w:asciiTheme="minorHAnsi" w:hAnsiTheme="minorHAnsi" w:cstheme="minorHAnsi"/>
            <w:sz w:val="22"/>
            <w:szCs w:val="22"/>
          </w:rPr>
          <w:t>Contractor’s primary method of welding on this project to be manual welding (SMAW) combined with manual welding on tie-ins and installation of pre-fabricated assemblies and test heads.</w:t>
        </w:r>
      </w:ins>
    </w:p>
    <w:p w14:paraId="646F7CE9" w14:textId="77777777" w:rsidR="007C481F" w:rsidRPr="004A298A" w:rsidRDefault="007C481F" w:rsidP="007C481F">
      <w:pPr>
        <w:tabs>
          <w:tab w:val="left" w:pos="3480"/>
          <w:tab w:val="left" w:pos="3960"/>
          <w:tab w:val="left" w:pos="10440"/>
        </w:tabs>
        <w:suppressAutoHyphens/>
        <w:ind w:left="1680" w:right="360"/>
        <w:jc w:val="both"/>
        <w:rPr>
          <w:ins w:id="8" w:author="LThai" w:date="2016-11-21T19:55:00Z"/>
          <w:rFonts w:asciiTheme="minorHAnsi" w:hAnsiTheme="minorHAnsi" w:cstheme="minorHAnsi"/>
          <w:sz w:val="22"/>
          <w:szCs w:val="22"/>
        </w:rPr>
      </w:pPr>
    </w:p>
    <w:p w14:paraId="2417D56E" w14:textId="77777777" w:rsidR="007C481F" w:rsidRPr="00AB1A49" w:rsidRDefault="007C481F" w:rsidP="00435497">
      <w:pPr>
        <w:pStyle w:val="BodyText"/>
        <w:rPr>
          <w:ins w:id="9" w:author="LThai" w:date="2016-11-21T19:55:00Z"/>
          <w:rFonts w:cstheme="minorHAnsi"/>
        </w:rPr>
      </w:pPr>
      <w:ins w:id="10" w:author="LThai" w:date="2016-11-21T19:55:00Z">
        <w:r w:rsidRPr="004A298A">
          <w:rPr>
            <w:rFonts w:cstheme="minorHAnsi"/>
          </w:rPr>
          <w:t>All SMAW welds and inspection of repaired welds shall be inspected using radiographic procedures.  The Contractor will forward cost rate for radiographic procedures as outlined in the Schedules located in Schedule C – Form of Bid.</w:t>
        </w:r>
      </w:ins>
    </w:p>
    <w:commentRangeEnd w:id="6"/>
    <w:p w14:paraId="4163AE2F" w14:textId="77777777" w:rsidR="007C481F" w:rsidRDefault="007C481F" w:rsidP="00435497">
      <w:pPr>
        <w:pStyle w:val="BodyText"/>
      </w:pPr>
      <w:ins w:id="11" w:author="LThai" w:date="2016-11-21T19:55:00Z">
        <w:r>
          <w:rPr>
            <w:rStyle w:val="CommentReference"/>
            <w:rFonts w:ascii="Times New Roman" w:hAnsi="Times New Roman" w:cs="Times New Roman"/>
            <w:color w:val="auto"/>
            <w:spacing w:val="0"/>
            <w:lang w:val="en-US"/>
          </w:rPr>
          <w:commentReference w:id="6"/>
        </w:r>
      </w:ins>
    </w:p>
    <w:p w14:paraId="281E1705" w14:textId="77777777" w:rsidR="007C481F" w:rsidRPr="008A7E94" w:rsidRDefault="007C481F" w:rsidP="00435497">
      <w:pPr>
        <w:pStyle w:val="BodyText"/>
      </w:pPr>
    </w:p>
    <w:p w14:paraId="2565DB68" w14:textId="77777777" w:rsidR="007C481F" w:rsidRPr="008A7E94" w:rsidRDefault="007C481F" w:rsidP="00435497">
      <w:pPr>
        <w:pStyle w:val="BodyText"/>
      </w:pPr>
      <w:r w:rsidRPr="008A7E94">
        <w:t>Contractor shall be prepared to conduct occasional inspections, specifically requested by Manager, including, but not limited to:</w:t>
      </w:r>
    </w:p>
    <w:p w14:paraId="4F9EEE49"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 xml:space="preserve">Radiographic </w:t>
      </w:r>
      <w:r>
        <w:rPr>
          <w:rFonts w:asciiTheme="minorHAnsi" w:hAnsiTheme="minorHAnsi"/>
          <w:szCs w:val="22"/>
        </w:rPr>
        <w:t>Testing</w:t>
      </w:r>
      <w:r w:rsidRPr="008A7E94">
        <w:rPr>
          <w:rFonts w:asciiTheme="minorHAnsi" w:hAnsiTheme="minorHAnsi"/>
          <w:szCs w:val="22"/>
        </w:rPr>
        <w:t xml:space="preserve"> of pipeline welds;</w:t>
      </w:r>
    </w:p>
    <w:p w14:paraId="1F2847A1"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Ultrasonic wall thickness measurement to confirm actual or remaining pipe wall thickness;</w:t>
      </w:r>
    </w:p>
    <w:p w14:paraId="6750AE8C"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Magnetic particle inspection on welded joints or anomalies suspected of containing surface penetrating defects that cannot be examined by radiographic means;</w:t>
      </w:r>
    </w:p>
    <w:p w14:paraId="1D452081"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Liquid penetrant inspection on anomalies suspected of containing surface penetrating defects that cannot be examined by other NDT techniques; and</w:t>
      </w:r>
    </w:p>
    <w:p w14:paraId="7FFCC110"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Provide assistance in evaluation of arc strike removals.</w:t>
      </w:r>
    </w:p>
    <w:p w14:paraId="1E87789A" w14:textId="77777777" w:rsidR="007C481F" w:rsidRDefault="007C481F" w:rsidP="00435497">
      <w:pPr>
        <w:pStyle w:val="BodyText"/>
      </w:pPr>
    </w:p>
    <w:p w14:paraId="4E2A741A" w14:textId="77777777" w:rsidR="007C481F" w:rsidRPr="008A7E94" w:rsidRDefault="007C481F" w:rsidP="00435497">
      <w:pPr>
        <w:pStyle w:val="BodyText"/>
      </w:pPr>
      <w:r w:rsidRPr="008A7E94">
        <w:t>Contractor shall perform NDT services generally described as follows:</w:t>
      </w:r>
    </w:p>
    <w:p w14:paraId="4DB4E036" w14:textId="77777777" w:rsidR="007C481F" w:rsidRPr="008A7E94" w:rsidRDefault="007C481F" w:rsidP="007C481F">
      <w:pPr>
        <w:pStyle w:val="ListBullet"/>
        <w:tabs>
          <w:tab w:val="clear" w:pos="714"/>
          <w:tab w:val="clear" w:pos="1138"/>
        </w:tabs>
        <w:ind w:left="1440" w:right="18"/>
        <w:rPr>
          <w:rFonts w:asciiTheme="minorHAnsi" w:hAnsiTheme="minorHAnsi"/>
          <w:szCs w:val="22"/>
          <w:lang w:val="en-GB"/>
        </w:rPr>
      </w:pPr>
      <w:r w:rsidRPr="008A7E94">
        <w:rPr>
          <w:rFonts w:asciiTheme="minorHAnsi" w:hAnsiTheme="minorHAnsi"/>
          <w:szCs w:val="22"/>
          <w:lang w:val="en-GB"/>
        </w:rPr>
        <w:t>Make or cause to be made available for the performance of the Work hereunder such number of NDT units as Manager shall or may from time to time request;</w:t>
      </w:r>
    </w:p>
    <w:p w14:paraId="2F0A5E7F" w14:textId="77777777" w:rsidR="007C481F" w:rsidRPr="008A7E94" w:rsidRDefault="007C481F" w:rsidP="007C481F">
      <w:pPr>
        <w:pStyle w:val="ListBullet"/>
        <w:tabs>
          <w:tab w:val="clear" w:pos="714"/>
          <w:tab w:val="clear" w:pos="1138"/>
        </w:tabs>
        <w:ind w:left="1440" w:right="18"/>
        <w:rPr>
          <w:rFonts w:asciiTheme="minorHAnsi" w:hAnsiTheme="minorHAnsi"/>
          <w:szCs w:val="22"/>
          <w:lang w:val="en-GB"/>
        </w:rPr>
      </w:pPr>
      <w:r w:rsidRPr="008A7E94">
        <w:rPr>
          <w:rFonts w:asciiTheme="minorHAnsi" w:hAnsiTheme="minorHAnsi"/>
          <w:szCs w:val="22"/>
          <w:lang w:val="en-GB"/>
        </w:rPr>
        <w:t>Provide NDT services without impeding the daily weld production rates achieved by the pipeline construction contractor</w:t>
      </w:r>
      <w:r>
        <w:rPr>
          <w:rFonts w:asciiTheme="minorHAnsi" w:hAnsiTheme="minorHAnsi"/>
          <w:szCs w:val="22"/>
          <w:lang w:val="en-GB"/>
        </w:rPr>
        <w:t xml:space="preserve"> ( Contractor to supply a pipeline crawler for the mainline NDE Crew)</w:t>
      </w:r>
      <w:r w:rsidRPr="008A7E94">
        <w:rPr>
          <w:rFonts w:asciiTheme="minorHAnsi" w:hAnsiTheme="minorHAnsi"/>
          <w:szCs w:val="22"/>
          <w:lang w:val="en-GB"/>
        </w:rPr>
        <w:t>;</w:t>
      </w:r>
    </w:p>
    <w:p w14:paraId="3BD7F0AC" w14:textId="77777777" w:rsidR="007C481F" w:rsidRPr="008A7E94" w:rsidRDefault="007C481F" w:rsidP="007C481F">
      <w:pPr>
        <w:pStyle w:val="ListBullet"/>
        <w:tabs>
          <w:tab w:val="clear" w:pos="714"/>
          <w:tab w:val="clear" w:pos="1138"/>
        </w:tabs>
        <w:ind w:left="1440" w:right="18"/>
        <w:rPr>
          <w:rFonts w:asciiTheme="minorHAnsi" w:hAnsiTheme="minorHAnsi"/>
          <w:szCs w:val="22"/>
          <w:lang w:val="en-GB"/>
        </w:rPr>
      </w:pPr>
      <w:r w:rsidRPr="008A7E94">
        <w:rPr>
          <w:rFonts w:asciiTheme="minorHAnsi" w:hAnsiTheme="minorHAnsi"/>
          <w:szCs w:val="22"/>
          <w:lang w:val="en-GB"/>
        </w:rPr>
        <w:t>Provide Manager, in a format approved by Manager, with NDT reports, daily time and progress reports (three copies), and NDT results each day prior to 6:30 am;</w:t>
      </w:r>
    </w:p>
    <w:p w14:paraId="6638DBB6" w14:textId="77777777" w:rsidR="007C481F" w:rsidRPr="008A7E94" w:rsidRDefault="007C481F" w:rsidP="007C481F">
      <w:pPr>
        <w:pStyle w:val="ListBullet"/>
        <w:tabs>
          <w:tab w:val="clear" w:pos="714"/>
          <w:tab w:val="clear" w:pos="1138"/>
        </w:tabs>
        <w:ind w:left="1440" w:right="18"/>
        <w:rPr>
          <w:rFonts w:asciiTheme="minorHAnsi" w:hAnsiTheme="minorHAnsi"/>
          <w:szCs w:val="22"/>
          <w:lang w:val="en-GB"/>
        </w:rPr>
      </w:pPr>
      <w:r w:rsidRPr="008A7E94">
        <w:rPr>
          <w:rFonts w:asciiTheme="minorHAnsi" w:hAnsiTheme="minorHAnsi"/>
          <w:szCs w:val="22"/>
          <w:lang w:val="en-GB"/>
        </w:rPr>
        <w:t xml:space="preserve">Employ certified NDT personnel, procedures, techniques, equipment, materials, and radiation protective measures specified in CSA Z662, the BC OGC Regulations and Directives, and as supplemented by the Contract Documents and Appendix B – </w:t>
      </w:r>
      <w:r w:rsidRPr="008A7E94">
        <w:rPr>
          <w:rFonts w:asciiTheme="minorHAnsi" w:hAnsiTheme="minorHAnsi"/>
          <w:szCs w:val="22"/>
          <w:lang w:val="en-GB"/>
        </w:rPr>
        <w:lastRenderedPageBreak/>
        <w:t>Specifications and Drawings, and to provide radiographic film, ultrasonic results, and interpretations thereof to the complete satisfaction of Manager;</w:t>
      </w:r>
    </w:p>
    <w:p w14:paraId="2E51BE2B" w14:textId="77777777" w:rsidR="007C481F" w:rsidRPr="008A7E94" w:rsidRDefault="007C481F" w:rsidP="007C481F">
      <w:pPr>
        <w:pStyle w:val="ListBullet"/>
        <w:tabs>
          <w:tab w:val="clear" w:pos="714"/>
          <w:tab w:val="clear" w:pos="1138"/>
        </w:tabs>
        <w:ind w:left="1440" w:right="18"/>
        <w:rPr>
          <w:rFonts w:asciiTheme="minorHAnsi" w:hAnsiTheme="minorHAnsi"/>
          <w:szCs w:val="22"/>
          <w:lang w:val="en-GB"/>
        </w:rPr>
      </w:pPr>
      <w:r w:rsidRPr="008A7E94">
        <w:rPr>
          <w:rFonts w:asciiTheme="minorHAnsi" w:hAnsiTheme="minorHAnsi"/>
          <w:szCs w:val="22"/>
          <w:lang w:val="en-GB"/>
        </w:rPr>
        <w:t>Provide Manager, immediately upon completion of field Work, i.e. upon completion of final tie-in welds, with as-built information for each weld inspected that, as a minimum, will include the project description, unique weld number, and repair history;</w:t>
      </w:r>
    </w:p>
    <w:p w14:paraId="10F9446D" w14:textId="77777777" w:rsidR="007C481F" w:rsidRPr="008A7E94" w:rsidRDefault="007C481F" w:rsidP="007C481F">
      <w:pPr>
        <w:pStyle w:val="ListBullet"/>
        <w:tabs>
          <w:tab w:val="clear" w:pos="714"/>
          <w:tab w:val="clear" w:pos="1138"/>
        </w:tabs>
        <w:ind w:left="1440" w:right="18"/>
        <w:rPr>
          <w:rFonts w:asciiTheme="minorHAnsi" w:hAnsiTheme="minorHAnsi"/>
          <w:szCs w:val="22"/>
          <w:lang w:val="en-GB"/>
        </w:rPr>
      </w:pPr>
      <w:r w:rsidRPr="008A7E94">
        <w:rPr>
          <w:rFonts w:asciiTheme="minorHAnsi" w:hAnsiTheme="minorHAnsi"/>
          <w:szCs w:val="22"/>
          <w:lang w:val="en-GB"/>
        </w:rPr>
        <w:t>Pre-Inspection – During manual Shielded Metal Arc (“</w:t>
      </w:r>
      <w:r w:rsidRPr="008A7E94">
        <w:rPr>
          <w:rFonts w:asciiTheme="minorHAnsi" w:hAnsiTheme="minorHAnsi"/>
          <w:b/>
          <w:szCs w:val="22"/>
          <w:lang w:val="en-GB"/>
        </w:rPr>
        <w:t>SMAW</w:t>
      </w:r>
      <w:r w:rsidRPr="008A7E94">
        <w:rPr>
          <w:rFonts w:asciiTheme="minorHAnsi" w:hAnsiTheme="minorHAnsi"/>
          <w:szCs w:val="22"/>
          <w:lang w:val="en-GB"/>
        </w:rPr>
        <w:t>”) tie-in and procedure welding, contractor shall provide inspection results prior to the hold period of 24 hours (“</w:t>
      </w:r>
      <w:r w:rsidRPr="008A7E94">
        <w:rPr>
          <w:rFonts w:asciiTheme="minorHAnsi" w:hAnsiTheme="minorHAnsi"/>
          <w:b/>
          <w:szCs w:val="22"/>
          <w:lang w:val="en-GB"/>
        </w:rPr>
        <w:t>Pre-Inspection</w:t>
      </w:r>
      <w:r w:rsidRPr="008A7E94">
        <w:rPr>
          <w:rFonts w:asciiTheme="minorHAnsi" w:hAnsiTheme="minorHAnsi"/>
          <w:szCs w:val="22"/>
          <w:lang w:val="en-GB"/>
        </w:rPr>
        <w:t>”) for the first four (4) days;</w:t>
      </w:r>
    </w:p>
    <w:p w14:paraId="45C2C40B" w14:textId="77777777" w:rsidR="007C481F" w:rsidRDefault="007C481F" w:rsidP="007C481F">
      <w:pPr>
        <w:pStyle w:val="ListBullet"/>
        <w:tabs>
          <w:tab w:val="clear" w:pos="714"/>
          <w:tab w:val="clear" w:pos="1138"/>
        </w:tabs>
        <w:ind w:left="1440" w:right="18"/>
        <w:rPr>
          <w:rFonts w:asciiTheme="minorHAnsi" w:hAnsiTheme="minorHAnsi"/>
          <w:szCs w:val="22"/>
          <w:lang w:val="en-GB"/>
        </w:rPr>
      </w:pPr>
      <w:r w:rsidRPr="008A7E94">
        <w:rPr>
          <w:rFonts w:asciiTheme="minorHAnsi" w:hAnsiTheme="minorHAnsi"/>
          <w:szCs w:val="22"/>
          <w:lang w:val="en-GB"/>
        </w:rPr>
        <w:t xml:space="preserve">The Contractor shall include all supply and disposal of film developing </w:t>
      </w:r>
      <w:r>
        <w:rPr>
          <w:rFonts w:asciiTheme="minorHAnsi" w:hAnsiTheme="minorHAnsi"/>
          <w:szCs w:val="22"/>
          <w:lang w:val="en-GB"/>
        </w:rPr>
        <w:t>chemicals in the proposal price; and</w:t>
      </w:r>
    </w:p>
    <w:p w14:paraId="5BE7A78C" w14:textId="77777777" w:rsidR="007C481F" w:rsidRPr="007C481F" w:rsidRDefault="007C481F" w:rsidP="007C481F">
      <w:pPr>
        <w:pStyle w:val="ListBullet"/>
        <w:tabs>
          <w:tab w:val="clear" w:pos="714"/>
          <w:tab w:val="clear" w:pos="1138"/>
        </w:tabs>
        <w:ind w:left="1440" w:right="18"/>
        <w:rPr>
          <w:rFonts w:asciiTheme="minorHAnsi" w:hAnsiTheme="minorHAnsi"/>
          <w:szCs w:val="22"/>
          <w:lang w:val="en-GB"/>
        </w:rPr>
      </w:pPr>
      <w:r w:rsidRPr="007C481F">
        <w:rPr>
          <w:rFonts w:asciiTheme="minorHAnsi" w:hAnsiTheme="minorHAnsi"/>
          <w:szCs w:val="22"/>
          <w:lang w:val="en-GB"/>
        </w:rPr>
        <w:t>The Contractor shall provide all turnover documentation both original hard copies and a scanned digital format. The digital format submitted must be clear and legible.</w:t>
      </w:r>
    </w:p>
    <w:p w14:paraId="61137F9F" w14:textId="77777777" w:rsidR="007C481F" w:rsidRPr="007C481F" w:rsidRDefault="007C481F" w:rsidP="007C481F"/>
    <w:p w14:paraId="4413E7D4" w14:textId="77777777" w:rsidR="008466DF" w:rsidRPr="007C481F" w:rsidRDefault="002E68D6" w:rsidP="007C481F">
      <w:pPr>
        <w:pStyle w:val="ListParagraph"/>
        <w:numPr>
          <w:ilvl w:val="1"/>
          <w:numId w:val="26"/>
        </w:numPr>
        <w:rPr>
          <w:b/>
        </w:rPr>
      </w:pPr>
      <w:bookmarkStart w:id="12" w:name="_Toc455952294"/>
      <w:r w:rsidRPr="007C481F">
        <w:rPr>
          <w:rFonts w:asciiTheme="minorHAnsi" w:hAnsiTheme="minorHAnsi"/>
          <w:b/>
          <w:sz w:val="22"/>
          <w:szCs w:val="22"/>
          <w:lang w:val="en-GB"/>
        </w:rPr>
        <w:t>Pre-work</w:t>
      </w:r>
      <w:bookmarkEnd w:id="12"/>
    </w:p>
    <w:p w14:paraId="4AB18D87" w14:textId="77777777" w:rsidR="007C481F" w:rsidRPr="008A7E94" w:rsidRDefault="007C481F" w:rsidP="00435497">
      <w:pPr>
        <w:pStyle w:val="BodyText"/>
      </w:pPr>
      <w:r w:rsidRPr="008A7E94">
        <w:t>Prior to commencing the Work, the following pre-Work shall be completed by Contractor:</w:t>
      </w:r>
    </w:p>
    <w:p w14:paraId="188F41E5"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Review of Company’s Health and Safety Requirements and the Prime Contractor’s Project Specific Health, Safety and Environment Plan(s) (“</w:t>
      </w:r>
      <w:r w:rsidRPr="008A7E94">
        <w:rPr>
          <w:rFonts w:asciiTheme="minorHAnsi" w:hAnsiTheme="minorHAnsi"/>
          <w:b/>
          <w:szCs w:val="22"/>
        </w:rPr>
        <w:t>PSP</w:t>
      </w:r>
      <w:r w:rsidRPr="008A7E94">
        <w:rPr>
          <w:rFonts w:asciiTheme="minorHAnsi" w:hAnsiTheme="minorHAnsi"/>
          <w:szCs w:val="22"/>
        </w:rPr>
        <w:t>”) and preparation of Contractor’s aspects for the PSP;</w:t>
      </w:r>
    </w:p>
    <w:p w14:paraId="4ADFBD77"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Produce calibration blocks to support AUT of all anticipated welds;</w:t>
      </w:r>
    </w:p>
    <w:p w14:paraId="04745ED1"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Calibration of equipment anticipated to be used;</w:t>
      </w:r>
    </w:p>
    <w:p w14:paraId="7F663091"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Develop and discuss with Manager the NDT execution plan and schedule, including assignment of personnel and equipment;</w:t>
      </w:r>
    </w:p>
    <w:p w14:paraId="0E62372B"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Complete NDT tests that are required herein;</w:t>
      </w:r>
    </w:p>
    <w:p w14:paraId="68EB3646"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Review of forms and reporting protocol with Manager; and</w:t>
      </w:r>
    </w:p>
    <w:p w14:paraId="228E0A7A" w14:textId="77777777" w:rsidR="007C481F" w:rsidRDefault="007C481F" w:rsidP="007C481F">
      <w:pPr>
        <w:pStyle w:val="ListBullet"/>
        <w:tabs>
          <w:tab w:val="clear" w:pos="714"/>
          <w:tab w:val="clear" w:pos="1138"/>
        </w:tabs>
        <w:ind w:left="1440" w:right="18"/>
        <w:rPr>
          <w:rFonts w:asciiTheme="minorHAnsi" w:hAnsiTheme="minorHAnsi"/>
          <w:szCs w:val="22"/>
        </w:rPr>
      </w:pPr>
      <w:r w:rsidRPr="008A7E94">
        <w:rPr>
          <w:rFonts w:asciiTheme="minorHAnsi" w:hAnsiTheme="minorHAnsi"/>
          <w:szCs w:val="22"/>
        </w:rPr>
        <w:t>Provide NDT services during weld procedure development.</w:t>
      </w:r>
    </w:p>
    <w:p w14:paraId="3E34A524" w14:textId="77777777" w:rsidR="007C481F" w:rsidRPr="008A7E94" w:rsidRDefault="007C481F" w:rsidP="007C481F">
      <w:pPr>
        <w:pStyle w:val="ListBullet"/>
        <w:tabs>
          <w:tab w:val="clear" w:pos="714"/>
          <w:tab w:val="clear" w:pos="1138"/>
        </w:tabs>
        <w:ind w:left="1440" w:right="18"/>
        <w:rPr>
          <w:rFonts w:asciiTheme="minorHAnsi" w:hAnsiTheme="minorHAnsi"/>
          <w:szCs w:val="22"/>
        </w:rPr>
      </w:pPr>
      <w:r>
        <w:rPr>
          <w:rFonts w:asciiTheme="minorHAnsi" w:hAnsiTheme="minorHAnsi"/>
          <w:szCs w:val="22"/>
        </w:rPr>
        <w:t>All certification records</w:t>
      </w:r>
    </w:p>
    <w:p w14:paraId="04B0201C" w14:textId="77777777" w:rsidR="007C481F" w:rsidRPr="007C481F" w:rsidRDefault="007C481F" w:rsidP="007C481F">
      <w:pPr>
        <w:ind w:left="360"/>
        <w:rPr>
          <w:b/>
        </w:rPr>
      </w:pPr>
    </w:p>
    <w:p w14:paraId="73CC9754" w14:textId="77777777" w:rsidR="00222360" w:rsidRPr="004A298A" w:rsidRDefault="00222360" w:rsidP="007C481F">
      <w:pPr>
        <w:pStyle w:val="ListParagraph"/>
        <w:numPr>
          <w:ilvl w:val="1"/>
          <w:numId w:val="26"/>
        </w:numPr>
        <w:rPr>
          <w:ins w:id="13" w:author="LThai" w:date="2016-11-21T20:28:00Z"/>
          <w:rFonts w:asciiTheme="minorHAnsi" w:hAnsiTheme="minorHAnsi" w:cstheme="minorHAnsi"/>
          <w:b/>
          <w:sz w:val="22"/>
          <w:szCs w:val="22"/>
        </w:rPr>
      </w:pPr>
      <w:commentRangeStart w:id="14"/>
      <w:ins w:id="15" w:author="LThai" w:date="2016-11-21T20:28:00Z">
        <w:r w:rsidRPr="004A298A">
          <w:rPr>
            <w:rFonts w:asciiTheme="minorHAnsi" w:hAnsiTheme="minorHAnsi" w:cstheme="minorHAnsi"/>
            <w:b/>
            <w:sz w:val="22"/>
            <w:szCs w:val="22"/>
          </w:rPr>
          <w:t>Project Pre-Construction Meeting</w:t>
        </w:r>
      </w:ins>
    </w:p>
    <w:p w14:paraId="0AD66476" w14:textId="77777777" w:rsidR="00222360" w:rsidRPr="004A298A" w:rsidRDefault="00222360" w:rsidP="00222360">
      <w:pPr>
        <w:ind w:left="360"/>
        <w:rPr>
          <w:ins w:id="16" w:author="LThai" w:date="2016-11-21T20:29:00Z"/>
          <w:rFonts w:asciiTheme="minorHAnsi" w:hAnsiTheme="minorHAnsi" w:cstheme="minorHAnsi"/>
          <w:sz w:val="22"/>
          <w:szCs w:val="22"/>
        </w:rPr>
      </w:pPr>
      <w:ins w:id="17" w:author="LThai" w:date="2016-11-21T20:29:00Z">
        <w:r w:rsidRPr="004A298A">
          <w:rPr>
            <w:rFonts w:asciiTheme="minorHAnsi" w:hAnsiTheme="minorHAnsi" w:cstheme="minorHAnsi"/>
            <w:sz w:val="22"/>
            <w:szCs w:val="22"/>
          </w:rPr>
          <w:t>Contractor is advised that a pre-construction meeting will be held with Pembina and the Pipeline Contractor to review the project requirements of the project specific HSE Plan, Environmental Protection Plans, permit approvals, licenses and Contract.  No right-of-way work will commence until this meeting has been held.</w:t>
        </w:r>
      </w:ins>
    </w:p>
    <w:p w14:paraId="5DD8A868" w14:textId="77777777" w:rsidR="00222360" w:rsidRPr="004A298A" w:rsidRDefault="00222360" w:rsidP="00222360">
      <w:pPr>
        <w:ind w:left="1800"/>
        <w:rPr>
          <w:ins w:id="18" w:author="LThai" w:date="2016-11-21T20:29:00Z"/>
          <w:rFonts w:asciiTheme="minorHAnsi" w:hAnsiTheme="minorHAnsi" w:cstheme="minorHAnsi"/>
          <w:sz w:val="22"/>
          <w:szCs w:val="22"/>
        </w:rPr>
      </w:pPr>
    </w:p>
    <w:p w14:paraId="5BC177B2" w14:textId="77777777" w:rsidR="00222360" w:rsidRPr="004A298A" w:rsidRDefault="00222360" w:rsidP="00222360">
      <w:pPr>
        <w:ind w:left="360"/>
        <w:rPr>
          <w:ins w:id="19" w:author="LThai" w:date="2016-11-21T20:29:00Z"/>
          <w:rFonts w:asciiTheme="minorHAnsi" w:hAnsiTheme="minorHAnsi" w:cstheme="minorHAnsi"/>
          <w:sz w:val="22"/>
          <w:szCs w:val="22"/>
        </w:rPr>
      </w:pPr>
      <w:ins w:id="20" w:author="LThai" w:date="2016-11-21T20:29:00Z">
        <w:r w:rsidRPr="004A298A">
          <w:rPr>
            <w:rFonts w:asciiTheme="minorHAnsi" w:hAnsiTheme="minorHAnsi" w:cstheme="minorHAnsi"/>
            <w:sz w:val="22"/>
            <w:szCs w:val="22"/>
          </w:rPr>
          <w:t>As part of the Project Pre-Construction Meeting, senior personnel from Pembina and Contractor will review the project requirements.</w:t>
        </w:r>
      </w:ins>
    </w:p>
    <w:p w14:paraId="2819C04E" w14:textId="77777777" w:rsidR="00222360" w:rsidRPr="004A298A" w:rsidRDefault="00222360" w:rsidP="00222360">
      <w:pPr>
        <w:ind w:left="360"/>
        <w:rPr>
          <w:ins w:id="21" w:author="LThai" w:date="2016-11-21T20:29:00Z"/>
          <w:rFonts w:asciiTheme="minorHAnsi" w:hAnsiTheme="minorHAnsi" w:cstheme="minorHAnsi"/>
          <w:sz w:val="22"/>
          <w:szCs w:val="22"/>
        </w:rPr>
      </w:pPr>
      <w:ins w:id="22" w:author="LThai" w:date="2016-11-21T20:29:00Z">
        <w:r w:rsidRPr="004A298A">
          <w:rPr>
            <w:rFonts w:asciiTheme="minorHAnsi" w:hAnsiTheme="minorHAnsi" w:cstheme="minorHAnsi"/>
            <w:sz w:val="22"/>
            <w:szCs w:val="22"/>
          </w:rPr>
          <w:t>For NDE Contractor these persons will include:</w:t>
        </w:r>
      </w:ins>
    </w:p>
    <w:p w14:paraId="7EF3459A" w14:textId="77777777" w:rsidR="00222360" w:rsidRPr="004A298A" w:rsidRDefault="00222360" w:rsidP="00222360">
      <w:pPr>
        <w:numPr>
          <w:ilvl w:val="0"/>
          <w:numId w:val="30"/>
        </w:numPr>
        <w:ind w:left="1080"/>
        <w:rPr>
          <w:ins w:id="23" w:author="LThai" w:date="2016-11-21T20:29:00Z"/>
          <w:rFonts w:asciiTheme="minorHAnsi" w:hAnsiTheme="minorHAnsi" w:cstheme="minorHAnsi"/>
          <w:sz w:val="22"/>
          <w:szCs w:val="22"/>
        </w:rPr>
      </w:pPr>
      <w:ins w:id="24" w:author="LThai" w:date="2016-11-21T20:29:00Z">
        <w:r w:rsidRPr="004A298A">
          <w:rPr>
            <w:rFonts w:asciiTheme="minorHAnsi" w:hAnsiTheme="minorHAnsi" w:cstheme="minorHAnsi"/>
            <w:sz w:val="22"/>
            <w:szCs w:val="22"/>
          </w:rPr>
          <w:t>Senior Representative (e.g. Owner, Vice President)</w:t>
        </w:r>
      </w:ins>
    </w:p>
    <w:p w14:paraId="55C219E8" w14:textId="77777777" w:rsidR="00222360" w:rsidRPr="004A298A" w:rsidRDefault="00222360" w:rsidP="00222360">
      <w:pPr>
        <w:numPr>
          <w:ilvl w:val="0"/>
          <w:numId w:val="30"/>
        </w:numPr>
        <w:ind w:left="1080"/>
        <w:rPr>
          <w:ins w:id="25" w:author="LThai" w:date="2016-11-21T20:29:00Z"/>
          <w:rFonts w:asciiTheme="minorHAnsi" w:hAnsiTheme="minorHAnsi" w:cstheme="minorHAnsi"/>
          <w:sz w:val="22"/>
          <w:szCs w:val="22"/>
        </w:rPr>
      </w:pPr>
      <w:ins w:id="26" w:author="LThai" w:date="2016-11-21T20:29:00Z">
        <w:r w:rsidRPr="004A298A">
          <w:rPr>
            <w:rFonts w:asciiTheme="minorHAnsi" w:hAnsiTheme="minorHAnsi" w:cstheme="minorHAnsi"/>
            <w:sz w:val="22"/>
            <w:szCs w:val="22"/>
          </w:rPr>
          <w:t>Job Supervisor or Senior Technician</w:t>
        </w:r>
      </w:ins>
    </w:p>
    <w:p w14:paraId="1268C7F4" w14:textId="77777777" w:rsidR="00222360" w:rsidRPr="004A298A" w:rsidRDefault="00222360" w:rsidP="00222360">
      <w:pPr>
        <w:ind w:left="360"/>
        <w:rPr>
          <w:ins w:id="27" w:author="LThai" w:date="2016-11-21T20:29:00Z"/>
          <w:rFonts w:asciiTheme="minorHAnsi" w:hAnsiTheme="minorHAnsi" w:cstheme="minorHAnsi"/>
          <w:sz w:val="22"/>
          <w:szCs w:val="22"/>
        </w:rPr>
      </w:pPr>
    </w:p>
    <w:p w14:paraId="58CB99FB" w14:textId="77777777" w:rsidR="00222360" w:rsidRPr="004A298A" w:rsidRDefault="00222360" w:rsidP="00222360">
      <w:pPr>
        <w:ind w:left="360"/>
        <w:rPr>
          <w:ins w:id="28" w:author="LThai" w:date="2016-11-21T20:29:00Z"/>
          <w:rFonts w:asciiTheme="minorHAnsi" w:hAnsiTheme="minorHAnsi" w:cstheme="minorHAnsi"/>
          <w:sz w:val="22"/>
          <w:szCs w:val="22"/>
        </w:rPr>
      </w:pPr>
      <w:ins w:id="29" w:author="LThai" w:date="2016-11-21T20:29:00Z">
        <w:r w:rsidRPr="004A298A">
          <w:rPr>
            <w:rFonts w:asciiTheme="minorHAnsi" w:hAnsiTheme="minorHAnsi" w:cstheme="minorHAnsi"/>
            <w:sz w:val="22"/>
            <w:szCs w:val="22"/>
          </w:rPr>
          <w:t>Aside from the Pipeline Contractor/Pembina Agenda topics, the following topics shall be discussed:</w:t>
        </w:r>
      </w:ins>
    </w:p>
    <w:p w14:paraId="15DF10D2" w14:textId="77777777" w:rsidR="00222360" w:rsidRPr="004A298A" w:rsidRDefault="00222360" w:rsidP="00222360">
      <w:pPr>
        <w:numPr>
          <w:ilvl w:val="0"/>
          <w:numId w:val="31"/>
        </w:numPr>
        <w:ind w:left="1080"/>
        <w:rPr>
          <w:ins w:id="30" w:author="LThai" w:date="2016-11-21T20:29:00Z"/>
          <w:rFonts w:asciiTheme="minorHAnsi" w:hAnsiTheme="minorHAnsi" w:cstheme="minorHAnsi"/>
          <w:sz w:val="22"/>
          <w:szCs w:val="22"/>
        </w:rPr>
      </w:pPr>
      <w:ins w:id="31" w:author="LThai" w:date="2016-11-21T20:29:00Z">
        <w:r w:rsidRPr="004A298A">
          <w:rPr>
            <w:rFonts w:asciiTheme="minorHAnsi" w:hAnsiTheme="minorHAnsi" w:cstheme="minorHAnsi"/>
            <w:sz w:val="22"/>
            <w:szCs w:val="22"/>
          </w:rPr>
          <w:t>Timing of radiographic inspection with respect to mainline scheduled work</w:t>
        </w:r>
      </w:ins>
    </w:p>
    <w:p w14:paraId="29950B94" w14:textId="77777777" w:rsidR="00222360" w:rsidRPr="004A298A" w:rsidRDefault="00222360" w:rsidP="00222360">
      <w:pPr>
        <w:numPr>
          <w:ilvl w:val="0"/>
          <w:numId w:val="31"/>
        </w:numPr>
        <w:ind w:left="1080"/>
        <w:rPr>
          <w:ins w:id="32" w:author="LThai" w:date="2016-11-21T20:29:00Z"/>
          <w:rFonts w:asciiTheme="minorHAnsi" w:hAnsiTheme="minorHAnsi" w:cstheme="minorHAnsi"/>
          <w:sz w:val="22"/>
          <w:szCs w:val="22"/>
        </w:rPr>
      </w:pPr>
      <w:ins w:id="33" w:author="LThai" w:date="2016-11-21T20:29:00Z">
        <w:r w:rsidRPr="004A298A">
          <w:rPr>
            <w:rFonts w:asciiTheme="minorHAnsi" w:hAnsiTheme="minorHAnsi" w:cstheme="minorHAnsi"/>
            <w:sz w:val="22"/>
            <w:szCs w:val="22"/>
          </w:rPr>
          <w:t>Warnings and signage to be used by NDE Contractor</w:t>
        </w:r>
      </w:ins>
    </w:p>
    <w:p w14:paraId="55E9E496" w14:textId="77777777" w:rsidR="00222360" w:rsidRPr="004A298A" w:rsidRDefault="00222360" w:rsidP="00222360">
      <w:pPr>
        <w:numPr>
          <w:ilvl w:val="0"/>
          <w:numId w:val="31"/>
        </w:numPr>
        <w:ind w:left="1080"/>
        <w:rPr>
          <w:ins w:id="34" w:author="LThai" w:date="2016-11-21T20:30:00Z"/>
          <w:rFonts w:asciiTheme="minorHAnsi" w:hAnsiTheme="minorHAnsi" w:cstheme="minorHAnsi"/>
          <w:sz w:val="22"/>
          <w:szCs w:val="22"/>
        </w:rPr>
      </w:pPr>
      <w:ins w:id="35" w:author="LThai" w:date="2016-11-21T20:29:00Z">
        <w:r w:rsidRPr="004A298A">
          <w:rPr>
            <w:rFonts w:asciiTheme="minorHAnsi" w:hAnsiTheme="minorHAnsi" w:cstheme="minorHAnsi"/>
            <w:sz w:val="22"/>
            <w:szCs w:val="22"/>
          </w:rPr>
          <w:t>Violation reporting protocol</w:t>
        </w:r>
      </w:ins>
    </w:p>
    <w:commentRangeEnd w:id="14"/>
    <w:p w14:paraId="08F334B3" w14:textId="77777777" w:rsidR="00222360" w:rsidRPr="00222360" w:rsidRDefault="00222360" w:rsidP="00222360">
      <w:pPr>
        <w:numPr>
          <w:ilvl w:val="0"/>
          <w:numId w:val="31"/>
        </w:numPr>
        <w:ind w:left="1080"/>
        <w:rPr>
          <w:ins w:id="36" w:author="LThai" w:date="2016-11-21T20:28:00Z"/>
        </w:rPr>
      </w:pPr>
      <w:ins w:id="37" w:author="LThai" w:date="2016-11-21T20:30:00Z">
        <w:r>
          <w:rPr>
            <w:rStyle w:val="CommentReference"/>
          </w:rPr>
          <w:commentReference w:id="14"/>
        </w:r>
      </w:ins>
    </w:p>
    <w:p w14:paraId="75396136" w14:textId="77777777" w:rsidR="007C481F" w:rsidRPr="007C481F" w:rsidRDefault="007C481F" w:rsidP="007C481F">
      <w:pPr>
        <w:pStyle w:val="ListParagraph"/>
        <w:numPr>
          <w:ilvl w:val="1"/>
          <w:numId w:val="26"/>
        </w:numPr>
        <w:rPr>
          <w:b/>
        </w:rPr>
      </w:pPr>
      <w:r w:rsidRPr="007C481F">
        <w:rPr>
          <w:rFonts w:asciiTheme="minorHAnsi" w:hAnsiTheme="minorHAnsi"/>
          <w:b/>
          <w:sz w:val="22"/>
          <w:szCs w:val="22"/>
        </w:rPr>
        <w:t>Drawing</w:t>
      </w:r>
      <w:bookmarkStart w:id="38" w:name="_Toc455952295"/>
    </w:p>
    <w:p w14:paraId="35533893" w14:textId="77777777" w:rsidR="007C481F" w:rsidRPr="008A7E94" w:rsidRDefault="007C481F" w:rsidP="00435497">
      <w:pPr>
        <w:pStyle w:val="BodyText"/>
      </w:pPr>
      <w:r w:rsidRPr="008A7E94">
        <w:t>Prior to construction a full set of Issued for Construction Drawings (“</w:t>
      </w:r>
      <w:r w:rsidRPr="008A7E94">
        <w:rPr>
          <w:b/>
        </w:rPr>
        <w:t>IFC</w:t>
      </w:r>
      <w:r w:rsidRPr="008A7E94">
        <w:t>”) will be provided to Contractor. These will be attached to Appendix B-</w:t>
      </w:r>
      <w:r>
        <w:t>2</w:t>
      </w:r>
      <w:r w:rsidRPr="008A7E94">
        <w:t xml:space="preserve"> – Drawings.</w:t>
      </w:r>
    </w:p>
    <w:p w14:paraId="54AE1EB7" w14:textId="77777777" w:rsidR="007C481F" w:rsidRPr="007C481F" w:rsidRDefault="007C481F" w:rsidP="007C481F">
      <w:pPr>
        <w:ind w:left="360"/>
        <w:rPr>
          <w:b/>
        </w:rPr>
      </w:pPr>
    </w:p>
    <w:p w14:paraId="36DD3EFA" w14:textId="77777777" w:rsidR="007C481F" w:rsidRPr="007C481F" w:rsidRDefault="007C481F" w:rsidP="007C481F">
      <w:pPr>
        <w:pStyle w:val="ListParagraph"/>
        <w:numPr>
          <w:ilvl w:val="1"/>
          <w:numId w:val="26"/>
        </w:numPr>
        <w:rPr>
          <w:b/>
        </w:rPr>
      </w:pPr>
      <w:r>
        <w:rPr>
          <w:rFonts w:asciiTheme="minorHAnsi" w:hAnsiTheme="minorHAnsi"/>
          <w:b/>
          <w:sz w:val="22"/>
          <w:szCs w:val="22"/>
        </w:rPr>
        <w:t>Construction Workspace</w:t>
      </w:r>
    </w:p>
    <w:p w14:paraId="60C5D742" w14:textId="77777777" w:rsidR="007C481F" w:rsidRPr="0098531B" w:rsidRDefault="007C481F" w:rsidP="00435497">
      <w:pPr>
        <w:pStyle w:val="BodyText"/>
      </w:pPr>
      <w:r w:rsidRPr="0098531B">
        <w:t>Typical Right-of-Way (“</w:t>
      </w:r>
      <w:r w:rsidRPr="0098531B">
        <w:rPr>
          <w:b/>
        </w:rPr>
        <w:t>ROW</w:t>
      </w:r>
      <w:r w:rsidRPr="0098531B">
        <w:t>”) configurations are shown in the drawings included in the Contract Documents. Contractor shall be familiar with the areas where the ROW widths are restricted and strictly adhere to the allowable workspace.</w:t>
      </w:r>
      <w:ins w:id="39" w:author="LThai" w:date="2016-11-21T20:31:00Z">
        <w:r w:rsidR="00222360">
          <w:t xml:space="preserve"> Any personnel trespassing outside of the allowable workspace will not be tolerated and may result in removal from the project.</w:t>
        </w:r>
      </w:ins>
    </w:p>
    <w:p w14:paraId="20DFE209" w14:textId="77777777" w:rsidR="007C481F" w:rsidRPr="007C481F" w:rsidRDefault="007C481F" w:rsidP="007C481F">
      <w:pPr>
        <w:ind w:left="360"/>
        <w:rPr>
          <w:b/>
        </w:rPr>
      </w:pPr>
    </w:p>
    <w:p w14:paraId="47EF2BB1" w14:textId="77777777" w:rsidR="007C481F" w:rsidRPr="00DF6A66" w:rsidRDefault="007C481F" w:rsidP="007C481F">
      <w:pPr>
        <w:pStyle w:val="ListParagraph"/>
        <w:numPr>
          <w:ilvl w:val="1"/>
          <w:numId w:val="26"/>
        </w:numPr>
        <w:rPr>
          <w:b/>
        </w:rPr>
      </w:pPr>
      <w:r>
        <w:rPr>
          <w:rFonts w:asciiTheme="minorHAnsi" w:hAnsiTheme="minorHAnsi"/>
          <w:b/>
          <w:sz w:val="22"/>
          <w:szCs w:val="22"/>
        </w:rPr>
        <w:t>Access and Watercourse Crossings</w:t>
      </w:r>
    </w:p>
    <w:p w14:paraId="3D6BF686" w14:textId="77777777" w:rsidR="00DF6A66" w:rsidRPr="008A7E94" w:rsidRDefault="00DF6A66" w:rsidP="00435497">
      <w:pPr>
        <w:pStyle w:val="BodyText"/>
      </w:pPr>
      <w:r w:rsidRPr="008A7E94">
        <w:t>Contractor shall only use access roads and watercourse crossings as provided by Company, and prepared by mainline contractor, and shall comply with all terms and conditions contained in the agreements related to use. Contractor shall obey all signage installed by mainline contractor and obey directions given by the Safety Inspector.</w:t>
      </w:r>
      <w:ins w:id="40" w:author="LThai" w:date="2016-11-21T20:31:00Z">
        <w:r w:rsidR="00222360">
          <w:t xml:space="preserve"> Any personnel not obeying the access restrictions may result in removal from the project.</w:t>
        </w:r>
      </w:ins>
    </w:p>
    <w:p w14:paraId="71DD489F" w14:textId="77777777" w:rsidR="00DF6A66" w:rsidRPr="00DF6A66" w:rsidRDefault="00DF6A66" w:rsidP="00DF6A66">
      <w:pPr>
        <w:ind w:left="360"/>
        <w:rPr>
          <w:b/>
        </w:rPr>
      </w:pPr>
    </w:p>
    <w:p w14:paraId="5137E2B6" w14:textId="77777777" w:rsidR="00435497" w:rsidRPr="00435497" w:rsidRDefault="00DF6A66">
      <w:pPr>
        <w:pStyle w:val="ListParagraph"/>
        <w:numPr>
          <w:ilvl w:val="1"/>
          <w:numId w:val="26"/>
        </w:numPr>
        <w:rPr>
          <w:b/>
        </w:rPr>
        <w:pPrChange w:id="41" w:author="LThai" w:date="2016-11-21T20:40:00Z">
          <w:pPr>
            <w:pStyle w:val="BodyText"/>
            <w:numPr>
              <w:numId w:val="26"/>
            </w:numPr>
            <w:ind w:hanging="360"/>
          </w:pPr>
        </w:pPrChange>
      </w:pPr>
      <w:r w:rsidRPr="00DF6A66">
        <w:rPr>
          <w:rFonts w:asciiTheme="minorHAnsi" w:hAnsiTheme="minorHAnsi"/>
          <w:b/>
          <w:sz w:val="22"/>
          <w:szCs w:val="22"/>
        </w:rPr>
        <w:t>Valve and Facility Installations</w:t>
      </w:r>
    </w:p>
    <w:p w14:paraId="68014FFC" w14:textId="77777777" w:rsidR="00435497" w:rsidRPr="00435497" w:rsidRDefault="00435497" w:rsidP="00435497">
      <w:pPr>
        <w:ind w:left="360"/>
        <w:jc w:val="both"/>
        <w:rPr>
          <w:rFonts w:asciiTheme="minorHAnsi" w:hAnsiTheme="minorHAnsi" w:cstheme="minorHAnsi"/>
          <w:b/>
          <w:sz w:val="22"/>
          <w:szCs w:val="22"/>
        </w:rPr>
      </w:pPr>
      <w:r w:rsidRPr="00435497">
        <w:rPr>
          <w:rFonts w:asciiTheme="minorHAnsi" w:hAnsiTheme="minorHAnsi" w:cstheme="minorHAnsi"/>
          <w:sz w:val="22"/>
          <w:szCs w:val="22"/>
        </w:rPr>
        <w:t>Valve and riser assemblies will be prefabricated by the mainline contractor in a shop located off site and will not require NDT inspection. Valve assemblies will be installed after the pipeline hydrostatic testing and dewatering is completed for the corresponding section of the pipeline.</w:t>
      </w:r>
    </w:p>
    <w:p w14:paraId="156657A8" w14:textId="77777777" w:rsidR="00435497" w:rsidRPr="00435497" w:rsidRDefault="00435497" w:rsidP="00435497">
      <w:pPr>
        <w:ind w:left="360"/>
        <w:rPr>
          <w:rFonts w:asciiTheme="minorHAnsi" w:hAnsiTheme="minorHAnsi"/>
          <w:b/>
          <w:sz w:val="22"/>
          <w:szCs w:val="22"/>
        </w:rPr>
      </w:pPr>
    </w:p>
    <w:p w14:paraId="123D8B18" w14:textId="77777777" w:rsidR="00435497" w:rsidRPr="00435497" w:rsidRDefault="00435497" w:rsidP="007C481F">
      <w:pPr>
        <w:pStyle w:val="ListParagraph"/>
        <w:numPr>
          <w:ilvl w:val="1"/>
          <w:numId w:val="26"/>
        </w:numPr>
        <w:rPr>
          <w:ins w:id="42" w:author="LThai" w:date="2016-11-21T20:43:00Z"/>
          <w:b/>
          <w:rPrChange w:id="43" w:author="LThai" w:date="2016-11-21T20:43:00Z">
            <w:rPr>
              <w:ins w:id="44" w:author="LThai" w:date="2016-11-21T20:43:00Z"/>
              <w:rFonts w:asciiTheme="minorHAnsi" w:hAnsiTheme="minorHAnsi"/>
              <w:b/>
              <w:sz w:val="22"/>
              <w:szCs w:val="22"/>
            </w:rPr>
          </w:rPrChange>
        </w:rPr>
      </w:pPr>
      <w:ins w:id="45" w:author="LThai" w:date="2016-11-21T20:42:00Z">
        <w:r>
          <w:rPr>
            <w:rFonts w:asciiTheme="minorHAnsi" w:hAnsiTheme="minorHAnsi"/>
            <w:b/>
            <w:sz w:val="22"/>
            <w:szCs w:val="22"/>
          </w:rPr>
          <w:t>Construction Line List</w:t>
        </w:r>
      </w:ins>
    </w:p>
    <w:p w14:paraId="5E0DE0FF" w14:textId="77777777" w:rsidR="00435497" w:rsidRDefault="00435497" w:rsidP="00435497">
      <w:pPr>
        <w:pStyle w:val="BodyText"/>
        <w:rPr>
          <w:ins w:id="46" w:author="LThai" w:date="2016-11-21T20:44:00Z"/>
        </w:rPr>
      </w:pPr>
      <w:ins w:id="47" w:author="LThai" w:date="2016-11-21T20:43:00Z">
        <w:r w:rsidRPr="00957483">
          <w:t xml:space="preserve">The Construction Line List will be provided within </w:t>
        </w:r>
        <w:r>
          <w:t>the Specifications</w:t>
        </w:r>
        <w:r w:rsidRPr="00957483">
          <w:t xml:space="preserve"> to the successful Contractor.</w:t>
        </w:r>
      </w:ins>
    </w:p>
    <w:p w14:paraId="557D8933" w14:textId="77777777" w:rsidR="00435497" w:rsidRDefault="00435497" w:rsidP="00435497">
      <w:pPr>
        <w:pStyle w:val="BodyText"/>
        <w:rPr>
          <w:ins w:id="48" w:author="LThai" w:date="2016-11-21T20:44:00Z"/>
        </w:rPr>
      </w:pPr>
    </w:p>
    <w:p w14:paraId="4C055F50" w14:textId="77777777" w:rsidR="00435497" w:rsidRDefault="00435497" w:rsidP="00435497">
      <w:pPr>
        <w:pStyle w:val="BodyText"/>
        <w:rPr>
          <w:ins w:id="49" w:author="LThai" w:date="2016-11-21T20:44:00Z"/>
        </w:rPr>
      </w:pPr>
      <w:ins w:id="50" w:author="LThai" w:date="2016-11-21T20:44:00Z">
        <w:r w:rsidRPr="00957483">
          <w:t>The Line List includes all lands to be crossed complete with names and addresses of landowners and occupants, cautions and restrictions and notification instructions along the Right-Of-Way. Contractor is to abide by all listed restrictions applicable to the work.</w:t>
        </w:r>
      </w:ins>
    </w:p>
    <w:p w14:paraId="05266E96" w14:textId="77777777" w:rsidR="00435497" w:rsidRPr="00957483" w:rsidRDefault="00435497" w:rsidP="00435497">
      <w:pPr>
        <w:pStyle w:val="BodyText"/>
        <w:rPr>
          <w:ins w:id="51" w:author="LThai" w:date="2016-11-21T20:43:00Z"/>
        </w:rPr>
      </w:pPr>
    </w:p>
    <w:p w14:paraId="2E6D20E6" w14:textId="77777777" w:rsidR="00DF6A66" w:rsidRPr="00DF6A66" w:rsidRDefault="00DF6A66" w:rsidP="00DF6A66">
      <w:pPr>
        <w:ind w:left="360"/>
        <w:rPr>
          <w:b/>
        </w:rPr>
      </w:pPr>
    </w:p>
    <w:p w14:paraId="2B93D812" w14:textId="77777777" w:rsidR="00B83964" w:rsidRPr="00DF6A66" w:rsidRDefault="00B83964" w:rsidP="00DF6A66">
      <w:pPr>
        <w:pStyle w:val="ListParagraph"/>
        <w:numPr>
          <w:ilvl w:val="0"/>
          <w:numId w:val="26"/>
        </w:numPr>
        <w:rPr>
          <w:rFonts w:asciiTheme="minorHAnsi" w:hAnsiTheme="minorHAnsi" w:cstheme="minorHAnsi"/>
          <w:b/>
        </w:rPr>
      </w:pPr>
      <w:bookmarkStart w:id="52" w:name="_Toc424625906"/>
      <w:bookmarkStart w:id="53" w:name="_Toc424627640"/>
      <w:bookmarkStart w:id="54" w:name="_Toc424625907"/>
      <w:bookmarkStart w:id="55" w:name="_Toc424627641"/>
      <w:bookmarkStart w:id="56" w:name="_Toc424625908"/>
      <w:bookmarkStart w:id="57" w:name="_Toc424627642"/>
      <w:bookmarkStart w:id="58" w:name="_Toc424625909"/>
      <w:bookmarkStart w:id="59" w:name="_Toc424627643"/>
      <w:bookmarkStart w:id="60" w:name="_Toc424625910"/>
      <w:bookmarkStart w:id="61" w:name="_Toc424627644"/>
      <w:bookmarkStart w:id="62" w:name="_Toc424625911"/>
      <w:bookmarkStart w:id="63" w:name="_Toc424627645"/>
      <w:bookmarkStart w:id="64" w:name="_Toc424625912"/>
      <w:bookmarkStart w:id="65" w:name="_Toc424627646"/>
      <w:bookmarkStart w:id="66" w:name="_Toc424625913"/>
      <w:bookmarkStart w:id="67" w:name="_Toc424627647"/>
      <w:bookmarkStart w:id="68" w:name="_Toc455952299"/>
      <w:bookmarkEnd w:id="38"/>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DF6A66">
        <w:rPr>
          <w:rFonts w:asciiTheme="minorHAnsi" w:hAnsiTheme="minorHAnsi" w:cstheme="minorHAnsi"/>
          <w:b/>
          <w:sz w:val="22"/>
          <w:szCs w:val="22"/>
        </w:rPr>
        <w:t>QUALITY MANAGEMENT</w:t>
      </w:r>
      <w:bookmarkEnd w:id="68"/>
    </w:p>
    <w:p w14:paraId="61D4ED13" w14:textId="77777777" w:rsidR="00DF6A66" w:rsidRDefault="00DF6A66" w:rsidP="00435497">
      <w:pPr>
        <w:pStyle w:val="BodyText"/>
      </w:pPr>
      <w:r w:rsidRPr="008A7E94">
        <w:t>Contractor shall conduct their Quality Management as follows:</w:t>
      </w:r>
    </w:p>
    <w:p w14:paraId="4097D721" w14:textId="77777777" w:rsidR="00222360" w:rsidRDefault="00DF6A66" w:rsidP="00435497">
      <w:pPr>
        <w:pStyle w:val="BodyText"/>
        <w:numPr>
          <w:ilvl w:val="0"/>
          <w:numId w:val="32"/>
        </w:numPr>
      </w:pPr>
      <w:r w:rsidRPr="008A7E94">
        <w:lastRenderedPageBreak/>
        <w:t>Contractor shall designate responsibility for Quality Control and Assurance (“</w:t>
      </w:r>
      <w:r w:rsidRPr="008A7E94">
        <w:rPr>
          <w:b/>
        </w:rPr>
        <w:t>QA/QC</w:t>
      </w:r>
      <w:r w:rsidRPr="008A7E94">
        <w:t>”). That individual shall be available to work with Company’s project team in managing QA/QC plans during the execution of the Work. The individual shall be identified in as a Key Personnel as defined in Appendix C – Commercial Terms. Key Personnel for quality shall be approved by the Company prior to the start of Work;</w:t>
      </w:r>
    </w:p>
    <w:p w14:paraId="1C24F60A" w14:textId="77777777" w:rsidR="00222360" w:rsidRDefault="00DF6A66" w:rsidP="00435497">
      <w:pPr>
        <w:pStyle w:val="BodyText"/>
        <w:numPr>
          <w:ilvl w:val="0"/>
          <w:numId w:val="32"/>
        </w:numPr>
      </w:pPr>
      <w:r w:rsidRPr="008A7E94">
        <w:t>Contractor shall be responsible for maintaining and implementing a Quality Management System (“</w:t>
      </w:r>
      <w:r w:rsidRPr="00222360">
        <w:rPr>
          <w:b/>
        </w:rPr>
        <w:t>QMS</w:t>
      </w:r>
      <w:r w:rsidRPr="008A7E94">
        <w:t>”) as per the requirements of Pipeline Construction Specification. Contractor shall be responsible for establishing and implementing a project-specific QA/QC plan (“</w:t>
      </w:r>
      <w:r w:rsidRPr="00222360">
        <w:rPr>
          <w:b/>
        </w:rPr>
        <w:t>QA/QC Plan</w:t>
      </w:r>
      <w:r w:rsidRPr="008A7E94">
        <w:t>”). The details shall be in the form of a quality plan that includes quality-related procedures including an Inspection and Test Plan (“</w:t>
      </w:r>
      <w:r w:rsidRPr="00222360">
        <w:rPr>
          <w:b/>
        </w:rPr>
        <w:t>ITP</w:t>
      </w:r>
      <w:r w:rsidRPr="008A7E94">
        <w:t>”);</w:t>
      </w:r>
    </w:p>
    <w:p w14:paraId="50FFAA6F" w14:textId="77777777" w:rsidR="00222360" w:rsidRDefault="00DF6A66" w:rsidP="00435497">
      <w:pPr>
        <w:pStyle w:val="BodyText"/>
        <w:numPr>
          <w:ilvl w:val="0"/>
          <w:numId w:val="32"/>
        </w:numPr>
      </w:pPr>
      <w:r w:rsidRPr="008A7E94">
        <w:t>The Contractor is responsible for ensuring that the Work is performed in accordance with the contract Documents and conforms to Project-specific requirements. The Company may use inspectors to verify and confirm that materials, equipment, personnel and work conform to project-specific requirements, legislative requirements, codes and standards. This shall not absolve the Contractor from making any inspections necessary by themselves to determine conformance to requirements;</w:t>
      </w:r>
    </w:p>
    <w:p w14:paraId="7B3A4521" w14:textId="77777777" w:rsidR="00222360" w:rsidRDefault="00DF6A66" w:rsidP="00435497">
      <w:pPr>
        <w:pStyle w:val="BodyText"/>
        <w:numPr>
          <w:ilvl w:val="0"/>
          <w:numId w:val="32"/>
        </w:numPr>
      </w:pPr>
      <w:r w:rsidRPr="008A7E94">
        <w:t>The Contractor’s QA/QC designate is responsible for managing and ensuring adherence to the Contractor’s QA/QC Plan during the execution of the Work;</w:t>
      </w:r>
    </w:p>
    <w:p w14:paraId="057AF6E8" w14:textId="77777777" w:rsidR="00DF6A66" w:rsidRPr="008A7E94" w:rsidRDefault="00DF6A66" w:rsidP="00435497">
      <w:pPr>
        <w:pStyle w:val="BodyText"/>
        <w:numPr>
          <w:ilvl w:val="0"/>
          <w:numId w:val="32"/>
        </w:numPr>
      </w:pPr>
      <w:r w:rsidRPr="008A7E94">
        <w:t>A copy of the QA/QC Plan must be available at all work sites used by the Contractor on the Project. The Contractor will be subject to the planned quality audits, performed by the Company, during the course of the Work. The Contractor shall make available, upon request by the Company, copies of all QA/QC records during audits or during the performance of the work; and</w:t>
      </w:r>
    </w:p>
    <w:p w14:paraId="595ED5C1" w14:textId="77777777" w:rsidR="00DF6A66" w:rsidRPr="00DF6A66" w:rsidRDefault="00DF6A66" w:rsidP="00DF6A66">
      <w:pPr>
        <w:rPr>
          <w:rFonts w:asciiTheme="minorHAnsi" w:hAnsiTheme="minorHAnsi" w:cstheme="minorHAnsi"/>
          <w:b/>
        </w:rPr>
      </w:pPr>
    </w:p>
    <w:p w14:paraId="263B4526" w14:textId="77777777" w:rsidR="00DF6A66" w:rsidRPr="00DF6A66" w:rsidRDefault="00DF6A66" w:rsidP="00DF6A66">
      <w:pPr>
        <w:pStyle w:val="ListParagraph"/>
        <w:numPr>
          <w:ilvl w:val="0"/>
          <w:numId w:val="26"/>
        </w:numPr>
        <w:rPr>
          <w:rFonts w:asciiTheme="minorHAnsi" w:hAnsiTheme="minorHAnsi" w:cstheme="minorHAnsi"/>
          <w:b/>
        </w:rPr>
      </w:pPr>
      <w:r w:rsidRPr="00DF6A66">
        <w:rPr>
          <w:rFonts w:asciiTheme="minorHAnsi" w:hAnsiTheme="minorHAnsi"/>
          <w:b/>
          <w:sz w:val="22"/>
          <w:szCs w:val="22"/>
        </w:rPr>
        <w:t>ENVIRONMENT AND SAFETY</w:t>
      </w:r>
    </w:p>
    <w:p w14:paraId="4AD89C32" w14:textId="77777777" w:rsidR="007E2507" w:rsidRPr="00DF6A66" w:rsidRDefault="002E68D6" w:rsidP="00DF6A66">
      <w:pPr>
        <w:pStyle w:val="ListParagraph"/>
        <w:numPr>
          <w:ilvl w:val="1"/>
          <w:numId w:val="26"/>
        </w:numPr>
        <w:rPr>
          <w:rFonts w:asciiTheme="minorHAnsi" w:hAnsiTheme="minorHAnsi" w:cstheme="minorHAnsi"/>
          <w:b/>
        </w:rPr>
      </w:pPr>
      <w:bookmarkStart w:id="69" w:name="_Toc455952301"/>
      <w:r w:rsidRPr="00DF6A66">
        <w:rPr>
          <w:rFonts w:asciiTheme="minorHAnsi" w:hAnsiTheme="minorHAnsi"/>
          <w:b/>
          <w:sz w:val="22"/>
          <w:szCs w:val="22"/>
        </w:rPr>
        <w:t>Environmental and Safety Orientation</w:t>
      </w:r>
      <w:bookmarkEnd w:id="69"/>
    </w:p>
    <w:p w14:paraId="72ECF863" w14:textId="77777777" w:rsidR="00DF6A66" w:rsidRPr="008A7E94" w:rsidRDefault="00DF6A66" w:rsidP="00435497">
      <w:pPr>
        <w:pStyle w:val="BodyText"/>
      </w:pPr>
      <w:r w:rsidRPr="008A7E94">
        <w:t>All Contractor’s employees must successfully complete pipeline construction contractor’s site Safety, Health and Environment orientation and other like sessions as Company, Manager, and mainline contractor may require, before being allowed unaccompanied access to the ROW or any other Site. It shall be Contractor’s responsibility to ensure that its employees have completed the orientation.</w:t>
      </w:r>
    </w:p>
    <w:p w14:paraId="0801E016" w14:textId="77777777" w:rsidR="00DF6A66" w:rsidRPr="00DF6A66" w:rsidRDefault="00DF6A66" w:rsidP="00DF6A66">
      <w:pPr>
        <w:ind w:left="360"/>
        <w:rPr>
          <w:rFonts w:asciiTheme="minorHAnsi" w:hAnsiTheme="minorHAnsi" w:cstheme="minorHAnsi"/>
          <w:b/>
        </w:rPr>
      </w:pPr>
    </w:p>
    <w:p w14:paraId="4AFE51AE" w14:textId="77777777" w:rsidR="00DF6A66" w:rsidRPr="00DF6A66" w:rsidRDefault="00DF6A66" w:rsidP="00DF6A66">
      <w:pPr>
        <w:pStyle w:val="ListParagraph"/>
        <w:numPr>
          <w:ilvl w:val="1"/>
          <w:numId w:val="26"/>
        </w:numPr>
        <w:rPr>
          <w:rFonts w:asciiTheme="minorHAnsi" w:hAnsiTheme="minorHAnsi" w:cstheme="minorHAnsi"/>
          <w:b/>
        </w:rPr>
      </w:pPr>
      <w:r>
        <w:rPr>
          <w:rFonts w:asciiTheme="minorHAnsi" w:hAnsiTheme="minorHAnsi"/>
          <w:b/>
          <w:sz w:val="22"/>
          <w:szCs w:val="22"/>
        </w:rPr>
        <w:t>Safety</w:t>
      </w:r>
    </w:p>
    <w:p w14:paraId="19906810" w14:textId="77777777" w:rsidR="00DF6A66" w:rsidRPr="00DF6A66" w:rsidRDefault="00DF6A66" w:rsidP="00DF6A66">
      <w:pPr>
        <w:pStyle w:val="ListParagraph"/>
        <w:numPr>
          <w:ilvl w:val="2"/>
          <w:numId w:val="26"/>
        </w:numPr>
        <w:spacing w:after="0"/>
        <w:rPr>
          <w:rFonts w:asciiTheme="minorHAnsi" w:hAnsiTheme="minorHAnsi" w:cstheme="minorHAnsi"/>
          <w:b/>
        </w:rPr>
      </w:pPr>
      <w:r>
        <w:rPr>
          <w:rFonts w:asciiTheme="minorHAnsi" w:hAnsiTheme="minorHAnsi"/>
          <w:b/>
          <w:sz w:val="22"/>
          <w:szCs w:val="22"/>
        </w:rPr>
        <w:t>General</w:t>
      </w:r>
    </w:p>
    <w:p w14:paraId="53F4FE36" w14:textId="77777777" w:rsidR="00DF6A66" w:rsidRPr="008A7E94" w:rsidRDefault="00DF6A66" w:rsidP="00435497">
      <w:pPr>
        <w:pStyle w:val="BodyText"/>
      </w:pPr>
      <w:r w:rsidRPr="008A7E94">
        <w:t>The mainline contractor has been appointed as the Prime Contractor within the meaning of the Occupational Health and Safety Act (WorkSafeBC) (“</w:t>
      </w:r>
      <w:r w:rsidRPr="008A7E94">
        <w:rPr>
          <w:b/>
        </w:rPr>
        <w:t>OH&amp;</w:t>
      </w:r>
      <w:r w:rsidRPr="00F75C97">
        <w:rPr>
          <w:b/>
        </w:rPr>
        <w:t>S</w:t>
      </w:r>
      <w:r w:rsidRPr="008A7E94">
        <w:t xml:space="preserve">”) for all sites within the geographic boundaries of this Work. </w:t>
      </w:r>
    </w:p>
    <w:p w14:paraId="78C933A2" w14:textId="77777777" w:rsidR="00DF6A66" w:rsidRDefault="00DF6A66" w:rsidP="00435497">
      <w:pPr>
        <w:pStyle w:val="BodyText"/>
      </w:pPr>
    </w:p>
    <w:p w14:paraId="59CEBBC5" w14:textId="77777777" w:rsidR="00DF6A66" w:rsidRPr="008A7E94" w:rsidRDefault="00DF6A66" w:rsidP="00435497">
      <w:pPr>
        <w:pStyle w:val="BodyText"/>
      </w:pPr>
      <w:r w:rsidRPr="008A7E94">
        <w:t xml:space="preserve">Contractor shall comply with the requirements of its own Health, Safety and Environmental Program plus the requirements of the Prime Contractor’s PSP and all other requirements set forth in the Contract Documents. </w:t>
      </w:r>
    </w:p>
    <w:p w14:paraId="6B066063" w14:textId="77777777" w:rsidR="00DF6A66" w:rsidRPr="00DF6A66" w:rsidRDefault="00DF6A66" w:rsidP="00DF6A66">
      <w:pPr>
        <w:pStyle w:val="ListParagraph"/>
        <w:numPr>
          <w:ilvl w:val="0"/>
          <w:numId w:val="0"/>
        </w:numPr>
        <w:spacing w:after="0"/>
        <w:ind w:left="792"/>
        <w:rPr>
          <w:rFonts w:asciiTheme="minorHAnsi" w:hAnsiTheme="minorHAnsi" w:cstheme="minorHAnsi"/>
          <w:b/>
        </w:rPr>
      </w:pPr>
    </w:p>
    <w:p w14:paraId="6EAC9E6A" w14:textId="77777777" w:rsidR="00DF6A66" w:rsidRPr="00DF6A66" w:rsidRDefault="00DF6A66" w:rsidP="00DF6A66">
      <w:pPr>
        <w:pStyle w:val="ListParagraph"/>
        <w:numPr>
          <w:ilvl w:val="2"/>
          <w:numId w:val="26"/>
        </w:numPr>
        <w:spacing w:after="0"/>
        <w:rPr>
          <w:rFonts w:asciiTheme="minorHAnsi" w:hAnsiTheme="minorHAnsi" w:cstheme="minorHAnsi"/>
          <w:b/>
        </w:rPr>
      </w:pPr>
      <w:r>
        <w:rPr>
          <w:rFonts w:asciiTheme="minorHAnsi" w:hAnsiTheme="minorHAnsi"/>
          <w:b/>
          <w:sz w:val="22"/>
          <w:szCs w:val="22"/>
        </w:rPr>
        <w:t>Emergency Evacuation Plan</w:t>
      </w:r>
    </w:p>
    <w:p w14:paraId="6F462A49" w14:textId="77777777" w:rsidR="00DF6A66" w:rsidRPr="008A7E94" w:rsidRDefault="00DF6A66" w:rsidP="00435497">
      <w:pPr>
        <w:pStyle w:val="BodyText"/>
      </w:pPr>
      <w:r w:rsidRPr="008A7E94">
        <w:lastRenderedPageBreak/>
        <w:t>Due to the remote locations of portions of the Work, the Prime Contractor is responsible for emergency evacuation of injured workers on site. Contractor shall be required to be familiar with the emergency evacuation plan, and abide by the details contained in the plan.</w:t>
      </w:r>
    </w:p>
    <w:p w14:paraId="71D1345E" w14:textId="77777777" w:rsidR="00DF6A66" w:rsidRPr="00DF6A66" w:rsidRDefault="00DF6A66" w:rsidP="00DF6A66">
      <w:pPr>
        <w:rPr>
          <w:rFonts w:asciiTheme="minorHAnsi" w:hAnsiTheme="minorHAnsi" w:cstheme="minorHAnsi"/>
          <w:b/>
        </w:rPr>
      </w:pPr>
    </w:p>
    <w:p w14:paraId="01D2F21D" w14:textId="77777777" w:rsidR="00DF6A66" w:rsidRPr="00DF6A66" w:rsidRDefault="00DF6A66" w:rsidP="00DF6A66">
      <w:pPr>
        <w:pStyle w:val="ListParagraph"/>
        <w:numPr>
          <w:ilvl w:val="2"/>
          <w:numId w:val="26"/>
        </w:numPr>
        <w:spacing w:after="0"/>
        <w:rPr>
          <w:rFonts w:asciiTheme="minorHAnsi" w:hAnsiTheme="minorHAnsi" w:cstheme="minorHAnsi"/>
          <w:b/>
        </w:rPr>
      </w:pPr>
      <w:r>
        <w:rPr>
          <w:rFonts w:asciiTheme="minorHAnsi" w:hAnsiTheme="minorHAnsi"/>
          <w:b/>
          <w:sz w:val="22"/>
          <w:szCs w:val="22"/>
        </w:rPr>
        <w:t>Company’s Health and Safety Requirements</w:t>
      </w:r>
    </w:p>
    <w:p w14:paraId="149EEEAC" w14:textId="77777777" w:rsidR="00DF6A66" w:rsidRPr="008A7E94" w:rsidRDefault="00DF6A66" w:rsidP="00435497">
      <w:pPr>
        <w:pStyle w:val="BodyText"/>
      </w:pPr>
      <w:r w:rsidRPr="008A7E94">
        <w:t>Contractor is advised that special attention and focus shall be directed by Manager to the implementation and enforcement of strict safety precautions. Particular attention will be given to Work in close proximity to other contractors working in the area.</w:t>
      </w:r>
    </w:p>
    <w:p w14:paraId="3036EF70" w14:textId="77777777" w:rsidR="00DF6A66" w:rsidRPr="00DF6A66" w:rsidRDefault="00DF6A66" w:rsidP="00DF6A66">
      <w:pPr>
        <w:ind w:left="720"/>
        <w:rPr>
          <w:rFonts w:asciiTheme="minorHAnsi" w:hAnsiTheme="minorHAnsi" w:cstheme="minorHAnsi"/>
          <w:b/>
        </w:rPr>
      </w:pPr>
    </w:p>
    <w:p w14:paraId="468C79F2" w14:textId="77777777" w:rsidR="00DF6A66" w:rsidRPr="00DF6A66" w:rsidRDefault="00DF6A66" w:rsidP="00DF6A66">
      <w:pPr>
        <w:pStyle w:val="ListParagraph"/>
        <w:numPr>
          <w:ilvl w:val="2"/>
          <w:numId w:val="26"/>
        </w:numPr>
        <w:spacing w:after="0"/>
        <w:rPr>
          <w:rFonts w:asciiTheme="minorHAnsi" w:hAnsiTheme="minorHAnsi" w:cstheme="minorHAnsi"/>
          <w:b/>
        </w:rPr>
      </w:pPr>
      <w:r>
        <w:rPr>
          <w:rFonts w:asciiTheme="minorHAnsi" w:hAnsiTheme="minorHAnsi"/>
          <w:b/>
          <w:sz w:val="22"/>
          <w:szCs w:val="22"/>
        </w:rPr>
        <w:t>Use of Personal Protection Equipment</w:t>
      </w:r>
    </w:p>
    <w:p w14:paraId="162F2616" w14:textId="77777777" w:rsidR="00DF6A66" w:rsidRPr="008A7E94" w:rsidRDefault="00DF6A66" w:rsidP="00435497">
      <w:pPr>
        <w:pStyle w:val="BodyText"/>
      </w:pPr>
      <w:r w:rsidRPr="008A7E94">
        <w:t>While on the ROW or any related job sites, Contractor’s personnel shall be wearing Personal Protection Equipment (“</w:t>
      </w:r>
      <w:r w:rsidRPr="008A7E94">
        <w:rPr>
          <w:b/>
        </w:rPr>
        <w:t>PPE</w:t>
      </w:r>
      <w:r w:rsidRPr="008A7E94">
        <w:t>”) as required by the PSP, regardless of working hours.</w:t>
      </w:r>
    </w:p>
    <w:p w14:paraId="29D4E66C" w14:textId="77777777" w:rsidR="00DF6A66" w:rsidRPr="00DF6A66" w:rsidRDefault="00DF6A66" w:rsidP="00DF6A66">
      <w:pPr>
        <w:ind w:left="720"/>
        <w:rPr>
          <w:rFonts w:asciiTheme="minorHAnsi" w:hAnsiTheme="minorHAnsi" w:cstheme="minorHAnsi"/>
          <w:b/>
        </w:rPr>
      </w:pPr>
    </w:p>
    <w:p w14:paraId="67987B33" w14:textId="77777777" w:rsidR="00DF6A66" w:rsidRPr="00DF6A66" w:rsidRDefault="00DF6A66" w:rsidP="00DF6A66">
      <w:pPr>
        <w:pStyle w:val="ListParagraph"/>
        <w:numPr>
          <w:ilvl w:val="2"/>
          <w:numId w:val="26"/>
        </w:numPr>
        <w:spacing w:after="0"/>
        <w:rPr>
          <w:rFonts w:asciiTheme="minorHAnsi" w:hAnsiTheme="minorHAnsi" w:cstheme="minorHAnsi"/>
          <w:b/>
        </w:rPr>
      </w:pPr>
      <w:r>
        <w:rPr>
          <w:rFonts w:asciiTheme="minorHAnsi" w:hAnsiTheme="minorHAnsi"/>
          <w:b/>
          <w:sz w:val="22"/>
          <w:szCs w:val="22"/>
        </w:rPr>
        <w:t>Weekly Safety Meetings</w:t>
      </w:r>
    </w:p>
    <w:p w14:paraId="5FBB35AF" w14:textId="77777777" w:rsidR="00DF6A66" w:rsidRPr="008A7E94" w:rsidRDefault="00DF6A66" w:rsidP="00435497">
      <w:pPr>
        <w:pStyle w:val="BodyText"/>
      </w:pPr>
      <w:r w:rsidRPr="008A7E94">
        <w:t>At least once per week, Contractor shall participate in a safety meeting, to which all Contractor’s site personnel, including supervisors and management, shall attend. The weekly meetings shall be documented and attendance taken. Outstanding issues shall be followed up and resolved without undue delay.</w:t>
      </w:r>
    </w:p>
    <w:p w14:paraId="2C075277" w14:textId="77777777" w:rsidR="00DF6A66" w:rsidRPr="00DF6A66" w:rsidRDefault="00DF6A66" w:rsidP="00DF6A66">
      <w:pPr>
        <w:ind w:left="720"/>
        <w:rPr>
          <w:rFonts w:asciiTheme="minorHAnsi" w:hAnsiTheme="minorHAnsi" w:cstheme="minorHAnsi"/>
          <w:b/>
        </w:rPr>
      </w:pPr>
    </w:p>
    <w:p w14:paraId="2FF37B8B" w14:textId="77777777" w:rsidR="00DF6A66" w:rsidRPr="00DF6A66" w:rsidRDefault="00DF6A66" w:rsidP="00DF6A66">
      <w:pPr>
        <w:pStyle w:val="ListParagraph"/>
        <w:numPr>
          <w:ilvl w:val="2"/>
          <w:numId w:val="26"/>
        </w:numPr>
        <w:spacing w:after="0"/>
        <w:rPr>
          <w:rFonts w:asciiTheme="minorHAnsi" w:hAnsiTheme="minorHAnsi" w:cstheme="minorHAnsi"/>
          <w:b/>
        </w:rPr>
      </w:pPr>
      <w:r>
        <w:rPr>
          <w:rFonts w:asciiTheme="minorHAnsi" w:hAnsiTheme="minorHAnsi"/>
          <w:b/>
          <w:sz w:val="22"/>
          <w:szCs w:val="22"/>
        </w:rPr>
        <w:t>Daily Tool Box Talks</w:t>
      </w:r>
    </w:p>
    <w:p w14:paraId="2AD754F2" w14:textId="77777777" w:rsidR="00DF6A66" w:rsidRPr="008A7E94" w:rsidRDefault="00DF6A66" w:rsidP="00435497">
      <w:pPr>
        <w:pStyle w:val="BodyText"/>
      </w:pPr>
      <w:r w:rsidRPr="008A7E94">
        <w:t>During the course of the Work, Contractor’s senior technicians shall, on a daily basis, conduct tool box safety briefings with their crews prior to commencement of the Work of that day. Contractor’s personnel conducting such meetings shall be responsible for keeping notes, recording attendance, and following up with the spread safety inspector on unresolved issues.</w:t>
      </w:r>
    </w:p>
    <w:p w14:paraId="21E28C67" w14:textId="77777777" w:rsidR="00DF6A66" w:rsidRPr="00DF6A66" w:rsidRDefault="00DF6A66" w:rsidP="00DF6A66">
      <w:pPr>
        <w:ind w:left="720"/>
        <w:rPr>
          <w:rFonts w:asciiTheme="minorHAnsi" w:hAnsiTheme="minorHAnsi" w:cstheme="minorHAnsi"/>
          <w:b/>
        </w:rPr>
      </w:pPr>
    </w:p>
    <w:p w14:paraId="0B30FFA6" w14:textId="77777777" w:rsidR="00DF6A66" w:rsidRPr="00DF6A66" w:rsidRDefault="00DF6A66" w:rsidP="00DF6A66">
      <w:pPr>
        <w:pStyle w:val="ListParagraph"/>
        <w:numPr>
          <w:ilvl w:val="2"/>
          <w:numId w:val="26"/>
        </w:numPr>
        <w:spacing w:after="0"/>
        <w:rPr>
          <w:rFonts w:asciiTheme="minorHAnsi" w:hAnsiTheme="minorHAnsi" w:cstheme="minorHAnsi"/>
          <w:b/>
        </w:rPr>
      </w:pPr>
      <w:r>
        <w:rPr>
          <w:rFonts w:asciiTheme="minorHAnsi" w:hAnsiTheme="minorHAnsi"/>
          <w:b/>
          <w:sz w:val="22"/>
          <w:szCs w:val="22"/>
        </w:rPr>
        <w:t>Buried Facilities</w:t>
      </w:r>
    </w:p>
    <w:p w14:paraId="71CC2791" w14:textId="77777777" w:rsidR="00DF6A66" w:rsidRPr="008A7E94" w:rsidRDefault="00DF6A66" w:rsidP="00435497">
      <w:pPr>
        <w:pStyle w:val="BodyText"/>
      </w:pPr>
      <w:r w:rsidRPr="008A7E94">
        <w:t>Contractor shall follow mainline contractor directions as to proper ROW use and refrain from crossing buried facilities except when using ramps installed by pipeline construction contractor for crossing purposes.</w:t>
      </w:r>
    </w:p>
    <w:p w14:paraId="4016E295" w14:textId="77777777" w:rsidR="00DF6A66" w:rsidRPr="00DF6A66" w:rsidRDefault="00DF6A66" w:rsidP="00DF6A66">
      <w:pPr>
        <w:ind w:left="720"/>
        <w:rPr>
          <w:rFonts w:asciiTheme="minorHAnsi" w:hAnsiTheme="minorHAnsi" w:cstheme="minorHAnsi"/>
          <w:b/>
        </w:rPr>
      </w:pPr>
    </w:p>
    <w:p w14:paraId="48FF402D" w14:textId="77777777" w:rsidR="00DF6A66" w:rsidRPr="00DF6A66" w:rsidRDefault="00DF6A66" w:rsidP="00DF6A66">
      <w:pPr>
        <w:pStyle w:val="ListParagraph"/>
        <w:numPr>
          <w:ilvl w:val="2"/>
          <w:numId w:val="26"/>
        </w:numPr>
        <w:spacing w:after="0"/>
        <w:rPr>
          <w:rFonts w:asciiTheme="minorHAnsi" w:hAnsiTheme="minorHAnsi" w:cstheme="minorHAnsi"/>
          <w:b/>
        </w:rPr>
      </w:pPr>
      <w:r>
        <w:rPr>
          <w:rFonts w:asciiTheme="minorHAnsi" w:hAnsiTheme="minorHAnsi"/>
          <w:b/>
          <w:sz w:val="22"/>
          <w:szCs w:val="22"/>
        </w:rPr>
        <w:t>Overhead Powerlines</w:t>
      </w:r>
    </w:p>
    <w:p w14:paraId="034DD438" w14:textId="77777777" w:rsidR="00DF6A66" w:rsidRPr="008A7E94" w:rsidRDefault="00DF6A66" w:rsidP="00435497">
      <w:pPr>
        <w:pStyle w:val="BodyText"/>
      </w:pPr>
      <w:r w:rsidRPr="008A7E94">
        <w:t>Contractor shall be aware of the power line locations on the project and the potential danger of working around overhead power lines.</w:t>
      </w:r>
    </w:p>
    <w:p w14:paraId="5BD321F6" w14:textId="77777777" w:rsidR="00DF6A66" w:rsidRPr="00DF6A66" w:rsidRDefault="00DF6A66" w:rsidP="00DF6A66">
      <w:pPr>
        <w:ind w:left="720"/>
        <w:rPr>
          <w:rFonts w:asciiTheme="minorHAnsi" w:hAnsiTheme="minorHAnsi" w:cstheme="minorHAnsi"/>
          <w:b/>
        </w:rPr>
      </w:pPr>
    </w:p>
    <w:p w14:paraId="4DCACE5C" w14:textId="77777777" w:rsidR="007E2507" w:rsidRPr="00DF6A66" w:rsidRDefault="002E68D6" w:rsidP="00DF6A66">
      <w:pPr>
        <w:pStyle w:val="ListParagraph"/>
        <w:numPr>
          <w:ilvl w:val="1"/>
          <w:numId w:val="26"/>
        </w:numPr>
        <w:spacing w:after="0"/>
        <w:rPr>
          <w:rFonts w:asciiTheme="minorHAnsi" w:hAnsiTheme="minorHAnsi" w:cstheme="minorHAnsi"/>
          <w:b/>
        </w:rPr>
      </w:pPr>
      <w:bookmarkStart w:id="70" w:name="_Toc455952311"/>
      <w:r w:rsidRPr="00DF6A66">
        <w:rPr>
          <w:rFonts w:asciiTheme="minorHAnsi" w:hAnsiTheme="minorHAnsi"/>
          <w:b/>
          <w:sz w:val="22"/>
          <w:szCs w:val="22"/>
        </w:rPr>
        <w:t>Environmental Protection Plan and Restrictions</w:t>
      </w:r>
      <w:bookmarkEnd w:id="70"/>
    </w:p>
    <w:p w14:paraId="785B70CA" w14:textId="77777777" w:rsidR="00DF6A66" w:rsidRPr="008A7E94" w:rsidRDefault="00DF6A66" w:rsidP="00435497">
      <w:pPr>
        <w:pStyle w:val="BodyText"/>
      </w:pPr>
      <w:r w:rsidRPr="008A7E94">
        <w:t>Contractor is advised that there are specific environmental issues, mitigative measures, and potential site specific timing constraints outlined and/or addressed the Environmental Protection Plan (“</w:t>
      </w:r>
      <w:r w:rsidRPr="008A7E94">
        <w:rPr>
          <w:b/>
        </w:rPr>
        <w:t>EPP</w:t>
      </w:r>
      <w:r w:rsidRPr="008A7E94">
        <w:t>”). Contractor is expected to be familiar with all requirements and restrictions.</w:t>
      </w:r>
    </w:p>
    <w:p w14:paraId="6702FFA0" w14:textId="77777777" w:rsidR="00DF6A66" w:rsidRDefault="00DF6A66" w:rsidP="00435497">
      <w:pPr>
        <w:pStyle w:val="BodyText"/>
      </w:pPr>
    </w:p>
    <w:p w14:paraId="79157BE8" w14:textId="77777777" w:rsidR="00DF6A66" w:rsidRPr="008A7E94" w:rsidRDefault="00DF6A66" w:rsidP="00435497">
      <w:pPr>
        <w:pStyle w:val="BodyText"/>
      </w:pPr>
      <w:r w:rsidRPr="008A7E94">
        <w:t xml:space="preserve">Contractor is required to attend a pre-construction meeting to review the requirements of the EPP, the Contract Documents, and the conditions of the permits and licenses. Work on the ROW will not commence until after this meeting has been held. </w:t>
      </w:r>
    </w:p>
    <w:p w14:paraId="483F6ADE" w14:textId="77777777" w:rsidR="00DF6A66" w:rsidRPr="00DF6A66" w:rsidRDefault="00DF6A66" w:rsidP="00DF6A66">
      <w:pPr>
        <w:pStyle w:val="ListParagraph"/>
        <w:numPr>
          <w:ilvl w:val="0"/>
          <w:numId w:val="0"/>
        </w:numPr>
        <w:spacing w:after="0"/>
        <w:ind w:left="792"/>
        <w:rPr>
          <w:rFonts w:asciiTheme="minorHAnsi" w:hAnsiTheme="minorHAnsi" w:cstheme="minorHAnsi"/>
          <w:b/>
        </w:rPr>
      </w:pPr>
    </w:p>
    <w:p w14:paraId="43F39C97" w14:textId="77777777" w:rsidR="002E68D6" w:rsidRPr="00DF6A66" w:rsidRDefault="002E68D6" w:rsidP="00DF6A66">
      <w:pPr>
        <w:pStyle w:val="ListParagraph"/>
        <w:numPr>
          <w:ilvl w:val="1"/>
          <w:numId w:val="26"/>
        </w:numPr>
        <w:spacing w:after="0"/>
        <w:rPr>
          <w:rFonts w:asciiTheme="minorHAnsi" w:hAnsiTheme="minorHAnsi" w:cstheme="minorHAnsi"/>
          <w:b/>
        </w:rPr>
      </w:pPr>
      <w:bookmarkStart w:id="71" w:name="_Toc455952312"/>
      <w:r w:rsidRPr="00DF6A66">
        <w:rPr>
          <w:rFonts w:asciiTheme="minorHAnsi" w:hAnsiTheme="minorHAnsi"/>
          <w:b/>
          <w:sz w:val="22"/>
          <w:szCs w:val="22"/>
        </w:rPr>
        <w:lastRenderedPageBreak/>
        <w:t>Forest Fire Regulations and Response in Event of Fire</w:t>
      </w:r>
      <w:bookmarkEnd w:id="71"/>
    </w:p>
    <w:p w14:paraId="73CB33CE" w14:textId="77777777" w:rsidR="00DF6A66" w:rsidRPr="008A7E94" w:rsidRDefault="00DF6A66" w:rsidP="00435497">
      <w:pPr>
        <w:pStyle w:val="BodyText"/>
      </w:pPr>
      <w:r w:rsidRPr="008A7E94">
        <w:t>Contractor shall comply will all project Fire Response Plan requirements as directed by Manager.</w:t>
      </w:r>
    </w:p>
    <w:p w14:paraId="558F55B4" w14:textId="77777777" w:rsidR="00DF6A66" w:rsidRPr="00DF6A66" w:rsidRDefault="00DF6A66" w:rsidP="00DF6A66">
      <w:pPr>
        <w:pStyle w:val="ListParagraph"/>
        <w:numPr>
          <w:ilvl w:val="0"/>
          <w:numId w:val="0"/>
        </w:numPr>
        <w:spacing w:after="0"/>
        <w:ind w:left="792"/>
        <w:rPr>
          <w:rFonts w:asciiTheme="minorHAnsi" w:hAnsiTheme="minorHAnsi" w:cstheme="minorHAnsi"/>
          <w:b/>
        </w:rPr>
      </w:pPr>
    </w:p>
    <w:p w14:paraId="76D7BB92" w14:textId="77777777" w:rsidR="008200CC" w:rsidRPr="00DF6A66" w:rsidRDefault="008200CC" w:rsidP="00DF6A66">
      <w:pPr>
        <w:pStyle w:val="ListParagraph"/>
        <w:numPr>
          <w:ilvl w:val="0"/>
          <w:numId w:val="26"/>
        </w:numPr>
        <w:spacing w:after="0"/>
        <w:rPr>
          <w:rFonts w:asciiTheme="minorHAnsi" w:hAnsiTheme="minorHAnsi" w:cstheme="minorHAnsi"/>
          <w:b/>
        </w:rPr>
      </w:pPr>
      <w:bookmarkStart w:id="72" w:name="_Toc455952313"/>
      <w:r w:rsidRPr="00DF6A66">
        <w:rPr>
          <w:rFonts w:asciiTheme="minorHAnsi" w:hAnsiTheme="minorHAnsi"/>
          <w:b/>
          <w:sz w:val="22"/>
          <w:szCs w:val="22"/>
        </w:rPr>
        <w:t>LOGISTICS</w:t>
      </w:r>
      <w:bookmarkEnd w:id="72"/>
    </w:p>
    <w:p w14:paraId="4D43C06E" w14:textId="77777777" w:rsidR="00DF6A66" w:rsidRPr="00DF6A66" w:rsidRDefault="00DF6A66" w:rsidP="00DF6A66">
      <w:pPr>
        <w:pStyle w:val="ListParagraph"/>
        <w:numPr>
          <w:ilvl w:val="1"/>
          <w:numId w:val="26"/>
        </w:numPr>
        <w:spacing w:after="0"/>
        <w:rPr>
          <w:rFonts w:asciiTheme="minorHAnsi" w:hAnsiTheme="minorHAnsi" w:cstheme="minorHAnsi"/>
          <w:b/>
        </w:rPr>
      </w:pPr>
      <w:r w:rsidRPr="00DF6A66">
        <w:rPr>
          <w:rFonts w:asciiTheme="minorHAnsi" w:hAnsiTheme="minorHAnsi"/>
          <w:b/>
          <w:sz w:val="22"/>
          <w:szCs w:val="22"/>
        </w:rPr>
        <w:t>Field Facilities and Yard</w:t>
      </w:r>
    </w:p>
    <w:p w14:paraId="3B3A277C" w14:textId="77777777" w:rsidR="00DF6A66" w:rsidRPr="008A7E94" w:rsidRDefault="00DF6A66" w:rsidP="00435497">
      <w:pPr>
        <w:pStyle w:val="BodyText"/>
      </w:pPr>
      <w:r w:rsidRPr="008A7E94">
        <w:t>Manager will make space available at its field office facilities for Contractor’s field office trailer(s). Contractor shall advise Manager, at time of proposal, of these requirements. Manager will arrange for hooking up power to Contractor’s field office trailer.</w:t>
      </w:r>
    </w:p>
    <w:p w14:paraId="41098CA0" w14:textId="77777777" w:rsidR="00DF6A66" w:rsidRPr="00DF6A66" w:rsidRDefault="00DF6A66" w:rsidP="00DF6A66">
      <w:pPr>
        <w:pStyle w:val="ListParagraph"/>
        <w:numPr>
          <w:ilvl w:val="0"/>
          <w:numId w:val="0"/>
        </w:numPr>
        <w:spacing w:after="0"/>
        <w:ind w:left="792"/>
        <w:rPr>
          <w:rFonts w:asciiTheme="minorHAnsi" w:hAnsiTheme="minorHAnsi" w:cstheme="minorHAnsi"/>
          <w:b/>
        </w:rPr>
      </w:pPr>
    </w:p>
    <w:p w14:paraId="2664A207" w14:textId="77777777" w:rsidR="00DF6A66" w:rsidRPr="00DF6A66" w:rsidRDefault="00DF6A66" w:rsidP="00DF6A66">
      <w:pPr>
        <w:pStyle w:val="ListParagraph"/>
        <w:numPr>
          <w:ilvl w:val="1"/>
          <w:numId w:val="26"/>
        </w:numPr>
        <w:spacing w:after="0"/>
        <w:rPr>
          <w:rFonts w:asciiTheme="minorHAnsi" w:hAnsiTheme="minorHAnsi" w:cstheme="minorHAnsi"/>
          <w:b/>
        </w:rPr>
      </w:pPr>
      <w:r>
        <w:rPr>
          <w:rFonts w:asciiTheme="minorHAnsi" w:hAnsiTheme="minorHAnsi"/>
          <w:b/>
          <w:sz w:val="22"/>
          <w:szCs w:val="22"/>
        </w:rPr>
        <w:t>Field Communications</w:t>
      </w:r>
    </w:p>
    <w:p w14:paraId="7DA8C074" w14:textId="77777777" w:rsidR="00DF6A66" w:rsidRDefault="00DF6A66" w:rsidP="00435497">
      <w:pPr>
        <w:pStyle w:val="BodyText"/>
      </w:pPr>
      <w:r w:rsidRPr="008A7E94">
        <w:t>Contractor shall be required to operate and maintain a communications system providing contact between Contractor's field office and all its key personnel involved in the Work. There are no requirements on this project for communication with traffic on logging roads.</w:t>
      </w:r>
    </w:p>
    <w:p w14:paraId="4DEC2125" w14:textId="77777777" w:rsidR="00DF6A66" w:rsidRDefault="00DF6A66" w:rsidP="00435497">
      <w:pPr>
        <w:pStyle w:val="BodyText"/>
      </w:pPr>
    </w:p>
    <w:p w14:paraId="76C05DC8" w14:textId="77777777" w:rsidR="00DF6A66" w:rsidRPr="008A7E94" w:rsidRDefault="00DF6A66" w:rsidP="00435497">
      <w:pPr>
        <w:pStyle w:val="BodyText"/>
      </w:pPr>
      <w:r w:rsidRPr="008A7E94">
        <w:t>Contractor shall license and operate this system in accordance with all requirements of Authorities, all at no additional cost to Company.</w:t>
      </w:r>
    </w:p>
    <w:p w14:paraId="4CDABD96" w14:textId="77777777" w:rsidR="00DF6A66" w:rsidRPr="00DF6A66" w:rsidRDefault="00DF6A66" w:rsidP="00DF6A66">
      <w:pPr>
        <w:ind w:left="360"/>
        <w:rPr>
          <w:rFonts w:asciiTheme="minorHAnsi" w:hAnsiTheme="minorHAnsi" w:cstheme="minorHAnsi"/>
          <w:b/>
        </w:rPr>
      </w:pPr>
    </w:p>
    <w:p w14:paraId="7EA80DF6" w14:textId="77777777" w:rsidR="00DF6A66" w:rsidRPr="009E7BFF" w:rsidRDefault="00DF6A66" w:rsidP="00DF6A66">
      <w:pPr>
        <w:pStyle w:val="ListParagraph"/>
        <w:numPr>
          <w:ilvl w:val="1"/>
          <w:numId w:val="26"/>
        </w:numPr>
        <w:spacing w:after="0"/>
        <w:rPr>
          <w:rFonts w:asciiTheme="minorHAnsi" w:hAnsiTheme="minorHAnsi" w:cstheme="minorHAnsi"/>
          <w:b/>
        </w:rPr>
      </w:pPr>
      <w:r>
        <w:rPr>
          <w:rFonts w:asciiTheme="minorHAnsi" w:hAnsiTheme="minorHAnsi"/>
          <w:b/>
          <w:sz w:val="22"/>
          <w:szCs w:val="22"/>
        </w:rPr>
        <w:t>Use of Local Resources</w:t>
      </w:r>
    </w:p>
    <w:p w14:paraId="102C9AD8" w14:textId="77777777" w:rsidR="009E7BFF" w:rsidRDefault="009E7BFF" w:rsidP="009E7BFF">
      <w:pPr>
        <w:rPr>
          <w:rFonts w:asciiTheme="minorHAnsi" w:hAnsiTheme="minorHAnsi" w:cstheme="minorHAnsi"/>
          <w:b/>
        </w:rPr>
      </w:pPr>
    </w:p>
    <w:p w14:paraId="1A3D0958" w14:textId="77777777" w:rsidR="009E7BFF" w:rsidRPr="008A7E94" w:rsidRDefault="009E7BFF" w:rsidP="00435497">
      <w:pPr>
        <w:pStyle w:val="BodyText"/>
      </w:pPr>
      <w:r w:rsidRPr="008A7E94">
        <w:t>Contractor is expected to utilize the manpower and resources from the area and communities in which the Work is being performed to the extent practicable. Company also encourages Contractor to support local business for provision of consumables, rental equipment, etc.</w:t>
      </w:r>
    </w:p>
    <w:p w14:paraId="329C2347" w14:textId="77777777" w:rsidR="009E7BFF" w:rsidRPr="009E7BFF" w:rsidRDefault="009E7BFF" w:rsidP="009E7BFF">
      <w:pPr>
        <w:rPr>
          <w:rFonts w:asciiTheme="minorHAnsi" w:hAnsiTheme="minorHAnsi" w:cstheme="minorHAnsi"/>
          <w:b/>
        </w:rPr>
      </w:pPr>
    </w:p>
    <w:p w14:paraId="2B021803" w14:textId="77777777" w:rsidR="009E7BFF" w:rsidRPr="009E7BFF" w:rsidRDefault="009E7BFF" w:rsidP="00DF6A66">
      <w:pPr>
        <w:pStyle w:val="ListParagraph"/>
        <w:numPr>
          <w:ilvl w:val="1"/>
          <w:numId w:val="26"/>
        </w:numPr>
        <w:spacing w:after="0"/>
        <w:rPr>
          <w:rFonts w:asciiTheme="minorHAnsi" w:hAnsiTheme="minorHAnsi" w:cstheme="minorHAnsi"/>
          <w:b/>
        </w:rPr>
      </w:pPr>
      <w:r>
        <w:rPr>
          <w:rFonts w:asciiTheme="minorHAnsi" w:hAnsiTheme="minorHAnsi"/>
          <w:b/>
          <w:sz w:val="22"/>
          <w:szCs w:val="22"/>
        </w:rPr>
        <w:t>Accommodations</w:t>
      </w:r>
    </w:p>
    <w:p w14:paraId="0A5FEDEE" w14:textId="77777777" w:rsidR="009E7BFF" w:rsidRPr="009E7BFF" w:rsidRDefault="009E7BFF" w:rsidP="00435497">
      <w:pPr>
        <w:pStyle w:val="BodyText"/>
      </w:pPr>
      <w:r w:rsidRPr="008A7E94">
        <w:t>Contractor shall make arrangements to provide accommodations for its workers</w:t>
      </w:r>
      <w:r w:rsidRPr="00293637">
        <w:t>. Subsistence shall be paid as per the Appendix C – Commercial Terms.</w:t>
      </w:r>
      <w:r w:rsidRPr="008A7E94">
        <w:t xml:space="preserve"> </w:t>
      </w:r>
    </w:p>
    <w:p w14:paraId="1D3777D7" w14:textId="77777777" w:rsidR="009E7BFF" w:rsidRPr="009E7BFF" w:rsidRDefault="009E7BFF" w:rsidP="009E7BFF">
      <w:pPr>
        <w:ind w:left="360"/>
        <w:rPr>
          <w:rFonts w:asciiTheme="minorHAnsi" w:hAnsiTheme="minorHAnsi" w:cstheme="minorHAnsi"/>
          <w:b/>
        </w:rPr>
      </w:pPr>
    </w:p>
    <w:p w14:paraId="73FD254E" w14:textId="77777777" w:rsidR="009E7BFF" w:rsidRPr="009E7BFF" w:rsidRDefault="009E7BFF" w:rsidP="009E7BFF">
      <w:pPr>
        <w:pStyle w:val="ListParagraph"/>
        <w:numPr>
          <w:ilvl w:val="0"/>
          <w:numId w:val="26"/>
        </w:numPr>
        <w:spacing w:after="0"/>
        <w:rPr>
          <w:rFonts w:asciiTheme="minorHAnsi" w:hAnsiTheme="minorHAnsi" w:cstheme="minorHAnsi"/>
          <w:b/>
        </w:rPr>
      </w:pPr>
      <w:r>
        <w:rPr>
          <w:rFonts w:asciiTheme="minorHAnsi" w:hAnsiTheme="minorHAnsi"/>
          <w:b/>
          <w:sz w:val="22"/>
          <w:szCs w:val="22"/>
        </w:rPr>
        <w:t>WORK BY OTHER CONTRACTORS</w:t>
      </w:r>
    </w:p>
    <w:p w14:paraId="518D1600" w14:textId="77777777" w:rsidR="009E7BFF" w:rsidRPr="008A7E94" w:rsidRDefault="009E7BFF" w:rsidP="00435497">
      <w:pPr>
        <w:pStyle w:val="BodyText"/>
      </w:pPr>
      <w:r w:rsidRPr="008A7E94">
        <w:t>Contractor is advised that other contractors, which may, or may not, have collective bargaining affiliations, may perform Work which will be done at the same time and in the same location(s) as the Work to be performed by Contractor. Contractor shall be prepared to perform the Work in the vicinity of those other contractors.</w:t>
      </w:r>
    </w:p>
    <w:p w14:paraId="2C91D0CC" w14:textId="77777777" w:rsidR="009E7BFF" w:rsidRDefault="009E7BFF" w:rsidP="00435497">
      <w:pPr>
        <w:pStyle w:val="BodyText"/>
      </w:pPr>
    </w:p>
    <w:p w14:paraId="7103F0EE" w14:textId="77777777" w:rsidR="009E7BFF" w:rsidRPr="009E7BFF" w:rsidRDefault="009E7BFF" w:rsidP="00435497">
      <w:pPr>
        <w:pStyle w:val="BodyText"/>
      </w:pPr>
      <w:r w:rsidRPr="008A7E94">
        <w:t>To minimize interference with other contractors, Contractor shall coordinate Work with the Work of other contractors including those that may be under separate contract with Company (e.g. HDD contractors).</w:t>
      </w:r>
    </w:p>
    <w:p w14:paraId="3F3EDDF6" w14:textId="77777777" w:rsidR="009E7BFF" w:rsidRPr="009E7BFF" w:rsidRDefault="009E7BFF" w:rsidP="009E7BFF">
      <w:pPr>
        <w:rPr>
          <w:rFonts w:asciiTheme="minorHAnsi" w:hAnsiTheme="minorHAnsi" w:cstheme="minorHAnsi"/>
          <w:b/>
        </w:rPr>
      </w:pPr>
    </w:p>
    <w:p w14:paraId="69D5F7D0" w14:textId="77777777" w:rsidR="009E7BFF" w:rsidRPr="009E7BFF" w:rsidRDefault="009E7BFF" w:rsidP="009E7BFF">
      <w:pPr>
        <w:pStyle w:val="ListParagraph"/>
        <w:numPr>
          <w:ilvl w:val="0"/>
          <w:numId w:val="26"/>
        </w:numPr>
        <w:spacing w:after="0"/>
        <w:rPr>
          <w:rFonts w:asciiTheme="minorHAnsi" w:hAnsiTheme="minorHAnsi" w:cstheme="minorHAnsi"/>
          <w:b/>
        </w:rPr>
      </w:pPr>
      <w:r>
        <w:rPr>
          <w:rFonts w:asciiTheme="minorHAnsi" w:hAnsiTheme="minorHAnsi"/>
          <w:b/>
          <w:sz w:val="22"/>
          <w:szCs w:val="22"/>
        </w:rPr>
        <w:t>SCHEDULE</w:t>
      </w:r>
    </w:p>
    <w:p w14:paraId="5090D169" w14:textId="77777777" w:rsidR="009E7BFF" w:rsidRPr="008A7E94" w:rsidRDefault="009E7BFF" w:rsidP="00435497">
      <w:pPr>
        <w:pStyle w:val="BodyText"/>
      </w:pPr>
      <w:r w:rsidRPr="008A7E94">
        <w:t>The Project</w:t>
      </w:r>
      <w:r>
        <w:t xml:space="preserve"> schedule </w:t>
      </w:r>
      <w:r w:rsidRPr="008A7E94">
        <w:t>is indicated on A</w:t>
      </w:r>
      <w:r>
        <w:t>ttachment A-2.2</w:t>
      </w:r>
      <w:r w:rsidRPr="008A7E94">
        <w:t xml:space="preserve"> – Project Schedule.</w:t>
      </w:r>
    </w:p>
    <w:p w14:paraId="5EBE83BB" w14:textId="77777777" w:rsidR="009E7BFF" w:rsidRDefault="009E7BFF" w:rsidP="00435497">
      <w:pPr>
        <w:pStyle w:val="BodyText"/>
      </w:pPr>
    </w:p>
    <w:p w14:paraId="4DD08DED" w14:textId="77777777" w:rsidR="009E7BFF" w:rsidRPr="008A7E94" w:rsidRDefault="009E7BFF" w:rsidP="00435497">
      <w:pPr>
        <w:pStyle w:val="BodyText"/>
      </w:pPr>
      <w:r w:rsidRPr="008A7E94">
        <w:t xml:space="preserve">The mainline contractor is likely to Work up to </w:t>
      </w:r>
      <w:commentRangeStart w:id="73"/>
      <w:r w:rsidRPr="008A7E94">
        <w:t>eleven (11) hours per day</w:t>
      </w:r>
      <w:commentRangeEnd w:id="73"/>
      <w:r w:rsidR="00435497">
        <w:rPr>
          <w:rStyle w:val="CommentReference"/>
          <w:rFonts w:ascii="Times New Roman" w:hAnsi="Times New Roman" w:cs="Times New Roman"/>
          <w:color w:val="auto"/>
          <w:spacing w:val="0"/>
          <w:lang w:val="en-US"/>
        </w:rPr>
        <w:commentReference w:id="73"/>
      </w:r>
      <w:r w:rsidRPr="008A7E94">
        <w:t>, six (6) days per week during construction unless otherwise approved by Manager. Hours of Work shall in all cases adhere to OH&amp;S requirements.</w:t>
      </w:r>
    </w:p>
    <w:p w14:paraId="54E193A4" w14:textId="77777777" w:rsidR="009E7BFF" w:rsidRPr="009E7BFF" w:rsidRDefault="009E7BFF" w:rsidP="009E7BFF">
      <w:pPr>
        <w:rPr>
          <w:rFonts w:asciiTheme="minorHAnsi" w:hAnsiTheme="minorHAnsi" w:cstheme="minorHAnsi"/>
          <w:b/>
        </w:rPr>
      </w:pPr>
    </w:p>
    <w:p w14:paraId="6CE9CC8C" w14:textId="77777777" w:rsidR="009E7BFF" w:rsidRPr="009E7BFF" w:rsidRDefault="009E7BFF" w:rsidP="009E7BFF">
      <w:pPr>
        <w:pStyle w:val="ListParagraph"/>
        <w:numPr>
          <w:ilvl w:val="0"/>
          <w:numId w:val="26"/>
        </w:numPr>
        <w:spacing w:after="0"/>
        <w:rPr>
          <w:rFonts w:asciiTheme="minorHAnsi" w:hAnsiTheme="minorHAnsi" w:cstheme="minorHAnsi"/>
          <w:b/>
        </w:rPr>
      </w:pPr>
      <w:r>
        <w:rPr>
          <w:rFonts w:asciiTheme="minorHAnsi" w:hAnsiTheme="minorHAnsi"/>
          <w:b/>
          <w:sz w:val="22"/>
          <w:szCs w:val="22"/>
        </w:rPr>
        <w:t>MATERIALS</w:t>
      </w:r>
    </w:p>
    <w:p w14:paraId="60590C1F" w14:textId="77777777" w:rsidR="009E7BFF" w:rsidRDefault="009E7BFF" w:rsidP="00435497">
      <w:pPr>
        <w:pStyle w:val="BodyText"/>
      </w:pPr>
      <w:r w:rsidRPr="008A7E94">
        <w:t>All mainline pipes will be provided in compliance with applicable codes and standards. Pipe will be provided by Company with an external coating of fusion bonded epoxy, with selected sections of pipe supplied with abrasion coating.</w:t>
      </w:r>
    </w:p>
    <w:p w14:paraId="5332E571" w14:textId="77777777" w:rsidR="009E7BFF" w:rsidRDefault="009E7BFF" w:rsidP="00435497">
      <w:pPr>
        <w:pStyle w:val="BodyText"/>
      </w:pPr>
    </w:p>
    <w:p w14:paraId="6298F445" w14:textId="77777777" w:rsidR="009E7BFF" w:rsidRPr="008A7E94" w:rsidRDefault="009E7BFF" w:rsidP="009E7BFF">
      <w:pPr>
        <w:pStyle w:val="Caption"/>
        <w:ind w:firstLine="720"/>
        <w:rPr>
          <w:rFonts w:asciiTheme="minorHAnsi" w:hAnsiTheme="minorHAnsi"/>
          <w:sz w:val="22"/>
          <w:szCs w:val="22"/>
        </w:rPr>
      </w:pPr>
      <w:r w:rsidRPr="008A7E94">
        <w:rPr>
          <w:rFonts w:asciiTheme="minorHAnsi" w:hAnsiTheme="minorHAnsi"/>
          <w:sz w:val="22"/>
          <w:szCs w:val="22"/>
        </w:rPr>
        <w:t>Table 9.0-1</w:t>
      </w:r>
      <w:r w:rsidRPr="008A7E94">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sidRPr="008A7E94">
        <w:rPr>
          <w:rFonts w:asciiTheme="minorHAnsi" w:hAnsiTheme="minorHAnsi"/>
          <w:sz w:val="22"/>
          <w:szCs w:val="22"/>
        </w:rPr>
        <w:t>Mainline Pipe Characteristics</w:t>
      </w:r>
    </w:p>
    <w:tbl>
      <w:tblPr>
        <w:tblW w:w="7479"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1"/>
        <w:gridCol w:w="1559"/>
        <w:gridCol w:w="1559"/>
      </w:tblGrid>
      <w:tr w:rsidR="009E7BFF" w:rsidRPr="008A7E94" w14:paraId="4923F52A" w14:textId="77777777" w:rsidTr="006F0960">
        <w:trPr>
          <w:tblHeader/>
        </w:trPr>
        <w:tc>
          <w:tcPr>
            <w:tcW w:w="4361" w:type="dxa"/>
            <w:shd w:val="clear" w:color="auto" w:fill="E6E6E6"/>
            <w:vAlign w:val="center"/>
          </w:tcPr>
          <w:p w14:paraId="20DFDB34" w14:textId="77777777" w:rsidR="009E7BFF" w:rsidRPr="008A7E94" w:rsidRDefault="009E7BFF" w:rsidP="006F0960">
            <w:pPr>
              <w:pStyle w:val="Tableheading"/>
              <w:rPr>
                <w:rFonts w:asciiTheme="minorHAnsi" w:hAnsiTheme="minorHAnsi"/>
                <w:szCs w:val="22"/>
              </w:rPr>
            </w:pPr>
            <w:r w:rsidRPr="008A7E94">
              <w:rPr>
                <w:rFonts w:asciiTheme="minorHAnsi" w:hAnsiTheme="minorHAnsi"/>
                <w:szCs w:val="22"/>
              </w:rPr>
              <w:t>Pipe Characteristics</w:t>
            </w:r>
          </w:p>
        </w:tc>
        <w:tc>
          <w:tcPr>
            <w:tcW w:w="1559" w:type="dxa"/>
            <w:shd w:val="clear" w:color="auto" w:fill="E6E6E6"/>
            <w:vAlign w:val="center"/>
          </w:tcPr>
          <w:p w14:paraId="46E90F17" w14:textId="77777777" w:rsidR="009E7BFF" w:rsidRPr="008A7E94" w:rsidRDefault="009E7BFF" w:rsidP="006F0960">
            <w:pPr>
              <w:pStyle w:val="Tableheading"/>
              <w:jc w:val="center"/>
              <w:rPr>
                <w:rFonts w:asciiTheme="minorHAnsi" w:hAnsiTheme="minorHAnsi"/>
                <w:szCs w:val="22"/>
              </w:rPr>
            </w:pPr>
            <w:r w:rsidRPr="008A7E94">
              <w:rPr>
                <w:rFonts w:asciiTheme="minorHAnsi" w:hAnsiTheme="minorHAnsi"/>
                <w:szCs w:val="22"/>
              </w:rPr>
              <w:t>Maximum (m)</w:t>
            </w:r>
          </w:p>
        </w:tc>
        <w:tc>
          <w:tcPr>
            <w:tcW w:w="1559" w:type="dxa"/>
            <w:shd w:val="clear" w:color="auto" w:fill="E6E6E6"/>
            <w:vAlign w:val="center"/>
          </w:tcPr>
          <w:p w14:paraId="75F4BDD8" w14:textId="77777777" w:rsidR="009E7BFF" w:rsidRPr="008A7E94" w:rsidRDefault="009E7BFF" w:rsidP="006F0960">
            <w:pPr>
              <w:pStyle w:val="Tableheading"/>
              <w:jc w:val="center"/>
              <w:rPr>
                <w:rFonts w:asciiTheme="minorHAnsi" w:hAnsiTheme="minorHAnsi"/>
                <w:szCs w:val="22"/>
              </w:rPr>
            </w:pPr>
            <w:r w:rsidRPr="008A7E94">
              <w:rPr>
                <w:rFonts w:asciiTheme="minorHAnsi" w:hAnsiTheme="minorHAnsi"/>
                <w:szCs w:val="22"/>
              </w:rPr>
              <w:t>Minimum (m)</w:t>
            </w:r>
          </w:p>
        </w:tc>
      </w:tr>
      <w:tr w:rsidR="009E7BFF" w:rsidRPr="008A7E94" w14:paraId="5C24F9FA" w14:textId="77777777" w:rsidTr="006F0960">
        <w:tc>
          <w:tcPr>
            <w:tcW w:w="4361" w:type="dxa"/>
          </w:tcPr>
          <w:p w14:paraId="0381231B" w14:textId="77777777" w:rsidR="009E7BFF" w:rsidRPr="008A7E94" w:rsidRDefault="009E7BFF" w:rsidP="006F0960">
            <w:pPr>
              <w:pStyle w:val="TableText"/>
              <w:rPr>
                <w:rFonts w:asciiTheme="minorHAnsi" w:hAnsiTheme="minorHAnsi"/>
                <w:szCs w:val="22"/>
              </w:rPr>
            </w:pPr>
            <w:r w:rsidRPr="008A7E94">
              <w:rPr>
                <w:rFonts w:asciiTheme="minorHAnsi" w:hAnsiTheme="minorHAnsi"/>
                <w:szCs w:val="22"/>
              </w:rPr>
              <w:t xml:space="preserve">323.9 mm, </w:t>
            </w:r>
            <w:r>
              <w:rPr>
                <w:rFonts w:asciiTheme="minorHAnsi" w:hAnsiTheme="minorHAnsi"/>
                <w:szCs w:val="22"/>
              </w:rPr>
              <w:t>6.4</w:t>
            </w:r>
            <w:r w:rsidRPr="008A7E94">
              <w:rPr>
                <w:rFonts w:asciiTheme="minorHAnsi" w:hAnsiTheme="minorHAnsi"/>
                <w:szCs w:val="22"/>
              </w:rPr>
              <w:t>mm W.T., Gr. 414, Cat II M5C, electric-welded</w:t>
            </w:r>
          </w:p>
        </w:tc>
        <w:tc>
          <w:tcPr>
            <w:tcW w:w="1559" w:type="dxa"/>
            <w:shd w:val="clear" w:color="auto" w:fill="FFFFFF" w:themeFill="background1"/>
          </w:tcPr>
          <w:p w14:paraId="0C2C63EE" w14:textId="77777777" w:rsidR="009E7BFF" w:rsidRPr="008A7E94" w:rsidRDefault="009E7BFF" w:rsidP="006F0960">
            <w:pPr>
              <w:pStyle w:val="TableText"/>
              <w:jc w:val="center"/>
              <w:rPr>
                <w:rFonts w:asciiTheme="minorHAnsi" w:hAnsiTheme="minorHAnsi"/>
                <w:szCs w:val="22"/>
              </w:rPr>
            </w:pPr>
            <w:r w:rsidRPr="008A7E94">
              <w:rPr>
                <w:rFonts w:asciiTheme="minorHAnsi" w:hAnsiTheme="minorHAnsi"/>
                <w:szCs w:val="22"/>
              </w:rPr>
              <w:t>19.0</w:t>
            </w:r>
          </w:p>
        </w:tc>
        <w:tc>
          <w:tcPr>
            <w:tcW w:w="1559" w:type="dxa"/>
            <w:shd w:val="clear" w:color="auto" w:fill="FFFFFF" w:themeFill="background1"/>
          </w:tcPr>
          <w:p w14:paraId="1E025FE1" w14:textId="77777777" w:rsidR="009E7BFF" w:rsidRPr="008A7E94" w:rsidRDefault="009E7BFF" w:rsidP="006F0960">
            <w:pPr>
              <w:pStyle w:val="TableText"/>
              <w:jc w:val="center"/>
              <w:rPr>
                <w:rFonts w:asciiTheme="minorHAnsi" w:hAnsiTheme="minorHAnsi"/>
                <w:szCs w:val="22"/>
              </w:rPr>
            </w:pPr>
            <w:r w:rsidRPr="008A7E94">
              <w:rPr>
                <w:rFonts w:asciiTheme="minorHAnsi" w:hAnsiTheme="minorHAnsi"/>
                <w:szCs w:val="22"/>
              </w:rPr>
              <w:t>1</w:t>
            </w:r>
            <w:r>
              <w:rPr>
                <w:rFonts w:asciiTheme="minorHAnsi" w:hAnsiTheme="minorHAnsi"/>
                <w:szCs w:val="22"/>
              </w:rPr>
              <w:t>2</w:t>
            </w:r>
            <w:r w:rsidRPr="008A7E94">
              <w:rPr>
                <w:rFonts w:asciiTheme="minorHAnsi" w:hAnsiTheme="minorHAnsi"/>
                <w:szCs w:val="22"/>
              </w:rPr>
              <w:t>.0</w:t>
            </w:r>
          </w:p>
        </w:tc>
      </w:tr>
      <w:tr w:rsidR="009E7BFF" w:rsidRPr="008A7E94" w14:paraId="5156FF88" w14:textId="77777777" w:rsidTr="006F0960">
        <w:tc>
          <w:tcPr>
            <w:tcW w:w="4361" w:type="dxa"/>
          </w:tcPr>
          <w:p w14:paraId="1196D15A" w14:textId="77777777" w:rsidR="009E7BFF" w:rsidRPr="008A7E94" w:rsidRDefault="009E7BFF" w:rsidP="006F0960">
            <w:pPr>
              <w:pStyle w:val="TableText"/>
              <w:rPr>
                <w:rFonts w:asciiTheme="minorHAnsi" w:hAnsiTheme="minorHAnsi"/>
                <w:szCs w:val="22"/>
              </w:rPr>
            </w:pPr>
            <w:r w:rsidRPr="008A7E94">
              <w:rPr>
                <w:rFonts w:asciiTheme="minorHAnsi" w:hAnsiTheme="minorHAnsi"/>
                <w:szCs w:val="22"/>
              </w:rPr>
              <w:t xml:space="preserve">323.9mm, </w:t>
            </w:r>
            <w:r>
              <w:rPr>
                <w:rFonts w:asciiTheme="minorHAnsi" w:hAnsiTheme="minorHAnsi"/>
                <w:szCs w:val="22"/>
              </w:rPr>
              <w:t>7.9</w:t>
            </w:r>
            <w:r w:rsidRPr="008A7E94">
              <w:rPr>
                <w:rFonts w:asciiTheme="minorHAnsi" w:hAnsiTheme="minorHAnsi"/>
                <w:szCs w:val="22"/>
              </w:rPr>
              <w:t xml:space="preserve"> W.T. , GR 414 Cat II M5C, electric-welded</w:t>
            </w:r>
          </w:p>
        </w:tc>
        <w:tc>
          <w:tcPr>
            <w:tcW w:w="1559" w:type="dxa"/>
            <w:shd w:val="clear" w:color="auto" w:fill="FFFFFF" w:themeFill="background1"/>
          </w:tcPr>
          <w:p w14:paraId="61EA21E4" w14:textId="77777777" w:rsidR="009E7BFF" w:rsidRPr="008A7E94" w:rsidRDefault="009E7BFF" w:rsidP="006F0960">
            <w:pPr>
              <w:pStyle w:val="TableText"/>
              <w:jc w:val="center"/>
              <w:rPr>
                <w:rFonts w:asciiTheme="minorHAnsi" w:hAnsiTheme="minorHAnsi"/>
                <w:szCs w:val="22"/>
              </w:rPr>
            </w:pPr>
            <w:r w:rsidRPr="008A7E94">
              <w:rPr>
                <w:rFonts w:asciiTheme="minorHAnsi" w:hAnsiTheme="minorHAnsi"/>
                <w:szCs w:val="22"/>
              </w:rPr>
              <w:t>19.0</w:t>
            </w:r>
          </w:p>
        </w:tc>
        <w:tc>
          <w:tcPr>
            <w:tcW w:w="1559" w:type="dxa"/>
            <w:shd w:val="clear" w:color="auto" w:fill="FFFFFF" w:themeFill="background1"/>
          </w:tcPr>
          <w:p w14:paraId="6E230A82" w14:textId="77777777" w:rsidR="009E7BFF" w:rsidRPr="008A7E94" w:rsidRDefault="009E7BFF" w:rsidP="006F0960">
            <w:pPr>
              <w:pStyle w:val="TableText"/>
              <w:jc w:val="center"/>
              <w:rPr>
                <w:rFonts w:asciiTheme="minorHAnsi" w:hAnsiTheme="minorHAnsi"/>
                <w:szCs w:val="22"/>
              </w:rPr>
            </w:pPr>
            <w:r>
              <w:rPr>
                <w:rFonts w:asciiTheme="minorHAnsi" w:hAnsiTheme="minorHAnsi"/>
                <w:szCs w:val="22"/>
              </w:rPr>
              <w:t>12</w:t>
            </w:r>
            <w:r w:rsidRPr="008A7E94">
              <w:rPr>
                <w:rFonts w:asciiTheme="minorHAnsi" w:hAnsiTheme="minorHAnsi"/>
                <w:szCs w:val="22"/>
              </w:rPr>
              <w:t>.0</w:t>
            </w:r>
          </w:p>
        </w:tc>
      </w:tr>
    </w:tbl>
    <w:p w14:paraId="1195EA3D" w14:textId="77777777" w:rsidR="009E7BFF" w:rsidRPr="009E7BFF" w:rsidRDefault="009E7BFF" w:rsidP="009E7BFF">
      <w:pPr>
        <w:ind w:firstLine="720"/>
        <w:rPr>
          <w:rFonts w:asciiTheme="minorHAnsi" w:hAnsiTheme="minorHAnsi"/>
        </w:rPr>
      </w:pPr>
      <w:r w:rsidRPr="008A7E94">
        <w:rPr>
          <w:rFonts w:asciiTheme="minorHAnsi" w:hAnsiTheme="minorHAnsi"/>
          <w:sz w:val="22"/>
          <w:szCs w:val="22"/>
        </w:rPr>
        <w:t xml:space="preserve">Please refer </w:t>
      </w:r>
      <w:r>
        <w:rPr>
          <w:rFonts w:asciiTheme="minorHAnsi" w:hAnsiTheme="minorHAnsi"/>
          <w:sz w:val="22"/>
          <w:szCs w:val="22"/>
        </w:rPr>
        <w:t>Appendix B-2</w:t>
      </w:r>
      <w:r w:rsidRPr="008A7E94">
        <w:rPr>
          <w:rFonts w:asciiTheme="minorHAnsi" w:hAnsiTheme="minorHAnsi"/>
          <w:sz w:val="22"/>
          <w:szCs w:val="22"/>
        </w:rPr>
        <w:t xml:space="preserve"> – Drawings for fa</w:t>
      </w:r>
      <w:r>
        <w:rPr>
          <w:rFonts w:asciiTheme="minorHAnsi" w:hAnsiTheme="minorHAnsi"/>
        </w:rPr>
        <w:t>brication pipe characteristics.</w:t>
      </w:r>
    </w:p>
    <w:p w14:paraId="3F47D3DE" w14:textId="77777777" w:rsidR="009E7BFF" w:rsidRPr="009E7BFF" w:rsidRDefault="009E7BFF" w:rsidP="009E7BFF">
      <w:pPr>
        <w:rPr>
          <w:rFonts w:asciiTheme="minorHAnsi" w:hAnsiTheme="minorHAnsi" w:cstheme="minorHAnsi"/>
          <w:b/>
        </w:rPr>
      </w:pPr>
    </w:p>
    <w:p w14:paraId="4197BDD8" w14:textId="77777777" w:rsidR="009E7BFF" w:rsidRPr="009E7BFF" w:rsidRDefault="009E7BFF" w:rsidP="009E7BFF">
      <w:pPr>
        <w:pStyle w:val="ListParagraph"/>
        <w:numPr>
          <w:ilvl w:val="0"/>
          <w:numId w:val="26"/>
        </w:numPr>
        <w:spacing w:after="0"/>
        <w:rPr>
          <w:rFonts w:asciiTheme="minorHAnsi" w:hAnsiTheme="minorHAnsi" w:cstheme="minorHAnsi"/>
          <w:b/>
        </w:rPr>
      </w:pPr>
      <w:r>
        <w:rPr>
          <w:rFonts w:asciiTheme="minorHAnsi" w:hAnsiTheme="minorHAnsi"/>
          <w:b/>
          <w:sz w:val="22"/>
          <w:szCs w:val="22"/>
        </w:rPr>
        <w:t>PROJECT DELIVERABLE</w:t>
      </w:r>
    </w:p>
    <w:p w14:paraId="755AEB45" w14:textId="77777777" w:rsidR="004A6CB5" w:rsidRPr="009E7BFF" w:rsidRDefault="004A6CB5" w:rsidP="009E7BFF">
      <w:pPr>
        <w:ind w:left="360"/>
        <w:rPr>
          <w:rFonts w:asciiTheme="minorHAnsi" w:hAnsiTheme="minorHAnsi" w:cstheme="minorHAnsi"/>
          <w:b/>
          <w:sz w:val="22"/>
          <w:szCs w:val="22"/>
        </w:rPr>
      </w:pPr>
      <w:r w:rsidRPr="009E7BFF">
        <w:rPr>
          <w:rFonts w:asciiTheme="minorHAnsi" w:hAnsiTheme="minorHAnsi" w:cstheme="minorHAnsi"/>
          <w:sz w:val="22"/>
          <w:szCs w:val="22"/>
        </w:rPr>
        <w:t xml:space="preserve">The Contractor deliverables as outlined in this Appendix A – Scope of Work are summarized in Table </w:t>
      </w:r>
      <w:r w:rsidR="004B4B26" w:rsidRPr="009E7BFF">
        <w:rPr>
          <w:rFonts w:asciiTheme="minorHAnsi" w:hAnsiTheme="minorHAnsi" w:cstheme="minorHAnsi"/>
          <w:sz w:val="22"/>
          <w:szCs w:val="22"/>
        </w:rPr>
        <w:t>10-1</w:t>
      </w:r>
      <w:r w:rsidRPr="009E7BFF">
        <w:rPr>
          <w:rFonts w:asciiTheme="minorHAnsi" w:hAnsiTheme="minorHAnsi" w:cstheme="minorHAnsi"/>
          <w:sz w:val="22"/>
          <w:szCs w:val="22"/>
        </w:rPr>
        <w:t>: Contractor Deliverables along with submission deadlines. All the native and pdf files related to the deliverables are to be provided to the Company on completion.</w:t>
      </w:r>
    </w:p>
    <w:p w14:paraId="3C00B42C" w14:textId="77777777" w:rsidR="00B62955" w:rsidRPr="00E662FE" w:rsidRDefault="00B62955" w:rsidP="00435497">
      <w:pPr>
        <w:pStyle w:val="BodyText"/>
      </w:pPr>
    </w:p>
    <w:tbl>
      <w:tblPr>
        <w:tblW w:w="3665" w:type="pct"/>
        <w:tblInd w:w="11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4527"/>
        <w:gridCol w:w="2538"/>
      </w:tblGrid>
      <w:tr w:rsidR="004A6CB5" w:rsidRPr="00B7178F" w14:paraId="3FBEE4FB" w14:textId="77777777" w:rsidTr="007C481F">
        <w:trPr>
          <w:cantSplit/>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020CCA70" w14:textId="77777777" w:rsidR="004A6CB5" w:rsidRPr="00B7178F" w:rsidRDefault="004A6CB5" w:rsidP="004B4B26">
            <w:pPr>
              <w:tabs>
                <w:tab w:val="left" w:pos="432"/>
              </w:tabs>
              <w:spacing w:before="60" w:after="60" w:line="276" w:lineRule="auto"/>
              <w:jc w:val="both"/>
              <w:rPr>
                <w:rFonts w:ascii="Calibri" w:hAnsi="Calibri" w:cs="Calibri"/>
                <w:b/>
                <w:sz w:val="22"/>
                <w:szCs w:val="22"/>
              </w:rPr>
            </w:pPr>
            <w:r w:rsidRPr="00B7178F">
              <w:rPr>
                <w:rFonts w:ascii="Calibri" w:hAnsi="Calibri" w:cs="Calibri"/>
                <w:b/>
                <w:sz w:val="22"/>
                <w:szCs w:val="22"/>
              </w:rPr>
              <w:t xml:space="preserve">TABLE </w:t>
            </w:r>
            <w:r w:rsidR="004B4B26">
              <w:rPr>
                <w:rFonts w:ascii="Calibri" w:hAnsi="Calibri" w:cs="Calibri"/>
                <w:b/>
                <w:sz w:val="22"/>
                <w:szCs w:val="22"/>
              </w:rPr>
              <w:t>10-1</w:t>
            </w:r>
            <w:r w:rsidRPr="00B7178F">
              <w:rPr>
                <w:rFonts w:ascii="Calibri" w:hAnsi="Calibri" w:cs="Calibri"/>
                <w:b/>
                <w:sz w:val="22"/>
                <w:szCs w:val="22"/>
              </w:rPr>
              <w:t>: CONTRACTOR DELIVERABLES</w:t>
            </w:r>
          </w:p>
        </w:tc>
      </w:tr>
      <w:tr w:rsidR="004A6CB5" w:rsidRPr="00B7178F" w14:paraId="76A95D2B" w14:textId="77777777" w:rsidTr="007C481F">
        <w:trPr>
          <w:cantSplit/>
          <w:tblHeader/>
        </w:trPr>
        <w:tc>
          <w:tcPr>
            <w:tcW w:w="3204" w:type="pct"/>
            <w:tcBorders>
              <w:top w:val="single" w:sz="4" w:space="0" w:color="auto"/>
              <w:left w:val="single" w:sz="4" w:space="0" w:color="auto"/>
              <w:bottom w:val="single" w:sz="4" w:space="0" w:color="auto"/>
              <w:right w:val="single" w:sz="4" w:space="0" w:color="auto"/>
            </w:tcBorders>
            <w:shd w:val="clear" w:color="auto" w:fill="BFBFBF"/>
            <w:vAlign w:val="center"/>
          </w:tcPr>
          <w:p w14:paraId="1963572B" w14:textId="77777777" w:rsidR="004A6CB5" w:rsidRPr="00B7178F" w:rsidRDefault="004A6CB5" w:rsidP="007C481F">
            <w:pPr>
              <w:tabs>
                <w:tab w:val="left" w:pos="432"/>
              </w:tabs>
              <w:spacing w:before="60" w:after="60" w:line="276" w:lineRule="auto"/>
              <w:ind w:left="360"/>
              <w:jc w:val="both"/>
              <w:rPr>
                <w:rFonts w:ascii="Calibri" w:hAnsi="Calibri" w:cs="Calibri"/>
                <w:b/>
                <w:sz w:val="22"/>
                <w:szCs w:val="22"/>
              </w:rPr>
            </w:pPr>
            <w:r w:rsidRPr="00B7178F">
              <w:rPr>
                <w:rFonts w:ascii="Calibri" w:hAnsi="Calibri" w:cs="Calibri"/>
                <w:b/>
                <w:sz w:val="22"/>
                <w:szCs w:val="22"/>
              </w:rPr>
              <w:t>Description</w:t>
            </w:r>
          </w:p>
        </w:tc>
        <w:tc>
          <w:tcPr>
            <w:tcW w:w="1796" w:type="pct"/>
            <w:tcBorders>
              <w:top w:val="single" w:sz="4" w:space="0" w:color="auto"/>
              <w:left w:val="single" w:sz="4" w:space="0" w:color="auto"/>
              <w:bottom w:val="single" w:sz="4" w:space="0" w:color="auto"/>
              <w:right w:val="single" w:sz="4" w:space="0" w:color="auto"/>
            </w:tcBorders>
            <w:shd w:val="clear" w:color="auto" w:fill="BFBFBF"/>
            <w:vAlign w:val="center"/>
          </w:tcPr>
          <w:p w14:paraId="1313B8E8" w14:textId="77777777" w:rsidR="004A6CB5" w:rsidRPr="00B7178F" w:rsidRDefault="004A6CB5" w:rsidP="007C481F">
            <w:pPr>
              <w:tabs>
                <w:tab w:val="left" w:pos="432"/>
              </w:tabs>
              <w:spacing w:before="60" w:after="60" w:line="276" w:lineRule="auto"/>
              <w:ind w:left="360"/>
              <w:jc w:val="both"/>
              <w:rPr>
                <w:rFonts w:ascii="Calibri" w:hAnsi="Calibri" w:cs="Calibri"/>
                <w:b/>
                <w:sz w:val="22"/>
                <w:szCs w:val="22"/>
              </w:rPr>
            </w:pPr>
            <w:r w:rsidRPr="00B7178F">
              <w:rPr>
                <w:rFonts w:ascii="Calibri" w:hAnsi="Calibri" w:cs="Calibri"/>
                <w:b/>
                <w:sz w:val="22"/>
                <w:szCs w:val="22"/>
              </w:rPr>
              <w:t>Submission Date</w:t>
            </w:r>
          </w:p>
        </w:tc>
      </w:tr>
      <w:tr w:rsidR="004A6CB5" w:rsidRPr="00B7178F" w14:paraId="67A070B2" w14:textId="77777777" w:rsidTr="007C481F">
        <w:trPr>
          <w:cantSplit/>
        </w:trPr>
        <w:tc>
          <w:tcPr>
            <w:tcW w:w="5000" w:type="pct"/>
            <w:gridSpan w:val="2"/>
            <w:tcBorders>
              <w:top w:val="single" w:sz="4" w:space="0" w:color="auto"/>
              <w:left w:val="single" w:sz="4" w:space="0" w:color="999999"/>
              <w:bottom w:val="single" w:sz="4" w:space="0" w:color="999999"/>
              <w:right w:val="nil"/>
            </w:tcBorders>
            <w:shd w:val="clear" w:color="auto" w:fill="CCFFFF"/>
            <w:vAlign w:val="center"/>
            <w:hideMark/>
          </w:tcPr>
          <w:p w14:paraId="5A681FFF" w14:textId="77777777" w:rsidR="004A6CB5" w:rsidRPr="00B7178F" w:rsidRDefault="004A6CB5" w:rsidP="004A6CB5">
            <w:pPr>
              <w:numPr>
                <w:ilvl w:val="0"/>
                <w:numId w:val="24"/>
              </w:numPr>
              <w:tabs>
                <w:tab w:val="left" w:pos="432"/>
              </w:tabs>
              <w:spacing w:before="60" w:after="60" w:line="276" w:lineRule="auto"/>
              <w:jc w:val="both"/>
              <w:rPr>
                <w:rFonts w:ascii="Calibri" w:hAnsi="Calibri" w:cs="Calibri"/>
                <w:b/>
                <w:sz w:val="22"/>
                <w:szCs w:val="22"/>
              </w:rPr>
            </w:pPr>
            <w:bookmarkStart w:id="74" w:name="OLE_LINK3"/>
            <w:bookmarkStart w:id="75" w:name="OLE_LINK2"/>
            <w:bookmarkStart w:id="76" w:name="OLE_LINK1"/>
            <w:r w:rsidRPr="00B7178F">
              <w:rPr>
                <w:rFonts w:ascii="Calibri" w:hAnsi="Calibri" w:cs="Calibri"/>
                <w:b/>
                <w:sz w:val="22"/>
                <w:szCs w:val="22"/>
              </w:rPr>
              <w:t xml:space="preserve">Project Management </w:t>
            </w:r>
          </w:p>
        </w:tc>
      </w:tr>
      <w:tr w:rsidR="004A6CB5" w:rsidRPr="00B7178F" w14:paraId="29565C10"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11104E8F"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Draft Project Execution Plan including Organization Plan</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39A27B06" w14:textId="77777777" w:rsidR="004A6CB5" w:rsidRPr="00B7178F" w:rsidRDefault="00B62955" w:rsidP="00B62955">
            <w:pPr>
              <w:spacing w:before="60" w:after="60"/>
              <w:rPr>
                <w:rFonts w:ascii="Calibri" w:hAnsi="Calibri" w:cs="Calibri"/>
                <w:sz w:val="22"/>
                <w:szCs w:val="22"/>
              </w:rPr>
            </w:pPr>
            <w:r>
              <w:rPr>
                <w:rFonts w:ascii="Calibri" w:hAnsi="Calibri" w:cs="Calibri"/>
                <w:sz w:val="22"/>
                <w:szCs w:val="22"/>
              </w:rPr>
              <w:t>At time of Bid</w:t>
            </w:r>
          </w:p>
        </w:tc>
      </w:tr>
      <w:tr w:rsidR="004A6CB5" w:rsidRPr="00B7178F" w14:paraId="264D0B66"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7116A534" w14:textId="77777777" w:rsidR="004A6CB5" w:rsidRPr="00B7178F" w:rsidRDefault="00B62955" w:rsidP="004A6CB5">
            <w:pPr>
              <w:numPr>
                <w:ilvl w:val="1"/>
                <w:numId w:val="24"/>
              </w:numPr>
              <w:spacing w:before="60" w:after="60" w:line="276" w:lineRule="auto"/>
              <w:rPr>
                <w:rFonts w:ascii="Calibri" w:hAnsi="Calibri" w:cs="Calibri"/>
                <w:sz w:val="22"/>
                <w:szCs w:val="22"/>
              </w:rPr>
            </w:pPr>
            <w:r>
              <w:rPr>
                <w:rFonts w:ascii="Calibri" w:hAnsi="Calibri" w:cs="Calibri"/>
                <w:sz w:val="22"/>
                <w:szCs w:val="22"/>
              </w:rPr>
              <w:t>Gantt Chart</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0CCCC277" w14:textId="77777777" w:rsidR="004A6CB5" w:rsidRPr="00B7178F" w:rsidRDefault="00B62955" w:rsidP="007C481F">
            <w:pPr>
              <w:spacing w:before="60" w:after="60"/>
              <w:rPr>
                <w:rFonts w:ascii="Calibri" w:hAnsi="Calibri" w:cs="Calibri"/>
                <w:sz w:val="22"/>
                <w:szCs w:val="22"/>
              </w:rPr>
            </w:pPr>
            <w:r>
              <w:rPr>
                <w:rFonts w:ascii="Calibri" w:hAnsi="Calibri" w:cs="Calibri"/>
                <w:sz w:val="22"/>
                <w:szCs w:val="22"/>
              </w:rPr>
              <w:t>At time of Bid</w:t>
            </w:r>
          </w:p>
        </w:tc>
      </w:tr>
      <w:tr w:rsidR="004A6CB5" w:rsidRPr="00B7178F" w14:paraId="758F08BA"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74BB1C6C"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Project Reporting Plan – Daily / Weekly / Monthly Project Report / Digitization of Film</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493E494E"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tr w:rsidR="004A6CB5" w:rsidRPr="00B7178F" w14:paraId="6847BE0A"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0B4ECE25"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Final Project Execution Plan including Organization Plan</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69471D9B"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Start Date - 14 days</w:t>
            </w:r>
          </w:p>
        </w:tc>
      </w:tr>
      <w:tr w:rsidR="004A6CB5" w:rsidRPr="00B7178F" w14:paraId="2D2D93B6" w14:textId="77777777" w:rsidTr="007C481F">
        <w:trPr>
          <w:cantSplit/>
        </w:trPr>
        <w:tc>
          <w:tcPr>
            <w:tcW w:w="5000" w:type="pct"/>
            <w:gridSpan w:val="2"/>
            <w:tcBorders>
              <w:top w:val="single" w:sz="4" w:space="0" w:color="999999"/>
              <w:left w:val="single" w:sz="4" w:space="0" w:color="999999"/>
              <w:bottom w:val="single" w:sz="4" w:space="0" w:color="999999"/>
              <w:right w:val="nil"/>
            </w:tcBorders>
            <w:shd w:val="clear" w:color="auto" w:fill="CCFFFF"/>
            <w:vAlign w:val="center"/>
            <w:hideMark/>
          </w:tcPr>
          <w:p w14:paraId="235273B4" w14:textId="77777777" w:rsidR="004A6CB5" w:rsidRPr="00B7178F" w:rsidRDefault="004A6CB5" w:rsidP="004A6CB5">
            <w:pPr>
              <w:numPr>
                <w:ilvl w:val="0"/>
                <w:numId w:val="24"/>
              </w:numPr>
              <w:tabs>
                <w:tab w:val="left" w:pos="432"/>
              </w:tabs>
              <w:spacing w:before="60" w:after="60" w:line="276" w:lineRule="auto"/>
              <w:rPr>
                <w:rFonts w:ascii="Calibri" w:hAnsi="Calibri" w:cs="Calibri"/>
                <w:b/>
                <w:sz w:val="22"/>
                <w:szCs w:val="22"/>
              </w:rPr>
            </w:pPr>
            <w:r w:rsidRPr="00B7178F">
              <w:rPr>
                <w:rFonts w:ascii="Calibri" w:hAnsi="Calibri" w:cs="Calibri"/>
                <w:b/>
                <w:sz w:val="22"/>
                <w:szCs w:val="22"/>
              </w:rPr>
              <w:t>Project Controls</w:t>
            </w:r>
          </w:p>
        </w:tc>
      </w:tr>
      <w:tr w:rsidR="004A6CB5" w:rsidRPr="00B7178F" w14:paraId="1C41151D"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4888865B"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Project Schedule</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389737B6"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tr w:rsidR="004A6CB5" w:rsidRPr="00B7178F" w14:paraId="7330BA91"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07D3C4C4"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Scope &amp; Schedule Management Plan (See Note)</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623054C3"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tr w:rsidR="004A6CB5" w:rsidRPr="00B7178F" w14:paraId="110F0DFF"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2F7244F0"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lastRenderedPageBreak/>
              <w:t>High Level Milestone Schedule for Overall Scope of Work (including interdependencies)</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4DCB7331"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tr w:rsidR="004A6CB5" w:rsidRPr="00B7178F" w14:paraId="28D98098"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0998B865"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Cost control reporting plan</w:t>
            </w:r>
          </w:p>
        </w:tc>
        <w:tc>
          <w:tcPr>
            <w:tcW w:w="1796" w:type="pct"/>
            <w:tcBorders>
              <w:top w:val="single" w:sz="4" w:space="0" w:color="999999"/>
              <w:left w:val="single" w:sz="4" w:space="0" w:color="999999"/>
              <w:bottom w:val="single" w:sz="4" w:space="0" w:color="999999"/>
              <w:right w:val="single" w:sz="4" w:space="0" w:color="999999"/>
            </w:tcBorders>
            <w:vAlign w:val="center"/>
          </w:tcPr>
          <w:p w14:paraId="42E6BC7B" w14:textId="77777777" w:rsidR="004A6CB5" w:rsidRPr="00B7178F" w:rsidRDefault="004A6CB5" w:rsidP="007C481F">
            <w:pPr>
              <w:spacing w:before="60" w:after="60"/>
              <w:rPr>
                <w:rFonts w:ascii="Calibri" w:hAnsi="Calibri" w:cs="Calibri"/>
                <w:sz w:val="22"/>
                <w:szCs w:val="22"/>
              </w:rPr>
            </w:pPr>
          </w:p>
        </w:tc>
      </w:tr>
      <w:tr w:rsidR="004A6CB5" w:rsidRPr="00B7178F" w14:paraId="6421112B" w14:textId="77777777" w:rsidTr="007C481F">
        <w:trPr>
          <w:cantSplit/>
        </w:trPr>
        <w:tc>
          <w:tcPr>
            <w:tcW w:w="5000" w:type="pct"/>
            <w:gridSpan w:val="2"/>
            <w:tcBorders>
              <w:top w:val="single" w:sz="4" w:space="0" w:color="999999"/>
              <w:left w:val="single" w:sz="4" w:space="0" w:color="999999"/>
              <w:bottom w:val="single" w:sz="4" w:space="0" w:color="999999"/>
              <w:right w:val="nil"/>
            </w:tcBorders>
            <w:shd w:val="clear" w:color="auto" w:fill="CCFFFF"/>
            <w:vAlign w:val="center"/>
            <w:hideMark/>
          </w:tcPr>
          <w:p w14:paraId="3B270CC1" w14:textId="77777777" w:rsidR="004A6CB5" w:rsidRPr="00B7178F" w:rsidRDefault="004A6CB5" w:rsidP="004A6CB5">
            <w:pPr>
              <w:numPr>
                <w:ilvl w:val="0"/>
                <w:numId w:val="24"/>
              </w:numPr>
              <w:tabs>
                <w:tab w:val="left" w:pos="432"/>
              </w:tabs>
              <w:spacing w:before="60" w:after="60" w:line="276" w:lineRule="auto"/>
              <w:rPr>
                <w:rFonts w:ascii="Calibri" w:hAnsi="Calibri" w:cs="Calibri"/>
                <w:b/>
                <w:sz w:val="22"/>
                <w:szCs w:val="22"/>
              </w:rPr>
            </w:pPr>
            <w:r w:rsidRPr="00B7178F">
              <w:rPr>
                <w:rFonts w:ascii="Calibri" w:hAnsi="Calibri" w:cs="Calibri"/>
                <w:b/>
                <w:sz w:val="22"/>
                <w:szCs w:val="22"/>
              </w:rPr>
              <w:t>Information Management</w:t>
            </w:r>
          </w:p>
        </w:tc>
      </w:tr>
      <w:tr w:rsidR="004A6CB5" w:rsidRPr="00B7178F" w14:paraId="36AF57F2"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639C7C48"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Information Management / Document Control Plan</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0558B1F3"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tr w:rsidR="004A6CB5" w:rsidRPr="00B7178F" w14:paraId="135508DB" w14:textId="77777777" w:rsidTr="007C481F">
        <w:trPr>
          <w:cantSplit/>
        </w:trPr>
        <w:tc>
          <w:tcPr>
            <w:tcW w:w="5000" w:type="pct"/>
            <w:gridSpan w:val="2"/>
            <w:tcBorders>
              <w:top w:val="single" w:sz="4" w:space="0" w:color="999999"/>
              <w:left w:val="single" w:sz="4" w:space="0" w:color="999999"/>
              <w:bottom w:val="single" w:sz="4" w:space="0" w:color="999999"/>
              <w:right w:val="single" w:sz="4" w:space="0" w:color="999999"/>
            </w:tcBorders>
            <w:shd w:val="clear" w:color="auto" w:fill="CCFFFF"/>
            <w:vAlign w:val="center"/>
            <w:hideMark/>
          </w:tcPr>
          <w:p w14:paraId="7FCDC03E" w14:textId="77777777" w:rsidR="004A6CB5" w:rsidRPr="00B7178F" w:rsidRDefault="004A6CB5" w:rsidP="004A6CB5">
            <w:pPr>
              <w:keepNext/>
              <w:numPr>
                <w:ilvl w:val="0"/>
                <w:numId w:val="24"/>
              </w:numPr>
              <w:tabs>
                <w:tab w:val="left" w:pos="432"/>
              </w:tabs>
              <w:spacing w:before="60" w:after="60" w:line="276" w:lineRule="auto"/>
              <w:rPr>
                <w:rFonts w:ascii="Calibri" w:hAnsi="Calibri" w:cs="Calibri"/>
                <w:b/>
                <w:sz w:val="22"/>
                <w:szCs w:val="22"/>
              </w:rPr>
            </w:pPr>
            <w:r w:rsidRPr="00B7178F">
              <w:rPr>
                <w:rFonts w:ascii="Calibri" w:hAnsi="Calibri" w:cs="Calibri"/>
                <w:b/>
                <w:sz w:val="22"/>
                <w:szCs w:val="22"/>
              </w:rPr>
              <w:t>Quality Management</w:t>
            </w:r>
          </w:p>
        </w:tc>
      </w:tr>
      <w:tr w:rsidR="004A6CB5" w:rsidRPr="00B7178F" w14:paraId="6411EC29"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4041767A"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Project Quality Plan</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2A6AF3A6" w14:textId="77777777" w:rsidR="004A6CB5" w:rsidRPr="00B7178F" w:rsidRDefault="00B62955" w:rsidP="007C481F">
            <w:pPr>
              <w:spacing w:before="60" w:after="60"/>
              <w:rPr>
                <w:rFonts w:ascii="Calibri" w:hAnsi="Calibri" w:cs="Calibri"/>
                <w:sz w:val="22"/>
                <w:szCs w:val="22"/>
              </w:rPr>
            </w:pPr>
            <w:r>
              <w:rPr>
                <w:rFonts w:ascii="Calibri" w:hAnsi="Calibri" w:cs="Calibri"/>
                <w:sz w:val="22"/>
                <w:szCs w:val="22"/>
              </w:rPr>
              <w:t>At time of Bid</w:t>
            </w:r>
          </w:p>
        </w:tc>
      </w:tr>
      <w:tr w:rsidR="004A6CB5" w:rsidRPr="00B7178F" w14:paraId="6D73708C"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1E9DDE54"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Quality Control / Quality Assurance Procedures</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2966F28A"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tr w:rsidR="004A6CB5" w:rsidRPr="00B7178F" w14:paraId="080CE97D"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00B19197"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Quality Management System Documentation</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372B0288"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tr w:rsidR="004A6CB5" w:rsidRPr="00B7178F" w14:paraId="173C5758"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72660353"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Inspection and Test Plans</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4E9A79B8"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tr w:rsidR="004A6CB5" w:rsidRPr="00B7178F" w14:paraId="66C5A009" w14:textId="77777777" w:rsidTr="007C481F">
        <w:trPr>
          <w:cantSplit/>
        </w:trPr>
        <w:tc>
          <w:tcPr>
            <w:tcW w:w="3204" w:type="pct"/>
            <w:tcBorders>
              <w:top w:val="single" w:sz="4" w:space="0" w:color="999999"/>
              <w:left w:val="single" w:sz="4" w:space="0" w:color="999999"/>
              <w:bottom w:val="single" w:sz="4" w:space="0" w:color="999999"/>
              <w:right w:val="single" w:sz="4" w:space="0" w:color="999999"/>
            </w:tcBorders>
            <w:vAlign w:val="center"/>
            <w:hideMark/>
          </w:tcPr>
          <w:p w14:paraId="00EF9A19" w14:textId="77777777" w:rsidR="004A6CB5" w:rsidRPr="00B7178F" w:rsidRDefault="004A6CB5" w:rsidP="004A6CB5">
            <w:pPr>
              <w:numPr>
                <w:ilvl w:val="1"/>
                <w:numId w:val="24"/>
              </w:numPr>
              <w:spacing w:before="60" w:after="60" w:line="276" w:lineRule="auto"/>
              <w:rPr>
                <w:rFonts w:ascii="Calibri" w:hAnsi="Calibri" w:cs="Calibri"/>
                <w:sz w:val="22"/>
                <w:szCs w:val="22"/>
              </w:rPr>
            </w:pPr>
            <w:r w:rsidRPr="00B7178F">
              <w:rPr>
                <w:rFonts w:ascii="Calibri" w:hAnsi="Calibri" w:cs="Calibri"/>
                <w:sz w:val="22"/>
                <w:szCs w:val="22"/>
              </w:rPr>
              <w:t>Project Quality Audit / Assessment Schedule</w:t>
            </w:r>
          </w:p>
        </w:tc>
        <w:tc>
          <w:tcPr>
            <w:tcW w:w="1796" w:type="pct"/>
            <w:tcBorders>
              <w:top w:val="single" w:sz="4" w:space="0" w:color="999999"/>
              <w:left w:val="single" w:sz="4" w:space="0" w:color="999999"/>
              <w:bottom w:val="single" w:sz="4" w:space="0" w:color="999999"/>
              <w:right w:val="single" w:sz="4" w:space="0" w:color="999999"/>
            </w:tcBorders>
            <w:vAlign w:val="center"/>
            <w:hideMark/>
          </w:tcPr>
          <w:p w14:paraId="02F75D5E" w14:textId="77777777" w:rsidR="004A6CB5" w:rsidRPr="00B7178F" w:rsidRDefault="004A6CB5" w:rsidP="007C481F">
            <w:pPr>
              <w:spacing w:before="60" w:after="60"/>
              <w:rPr>
                <w:rFonts w:ascii="Calibri" w:hAnsi="Calibri" w:cs="Calibri"/>
                <w:sz w:val="22"/>
                <w:szCs w:val="22"/>
              </w:rPr>
            </w:pPr>
            <w:r w:rsidRPr="00B7178F">
              <w:rPr>
                <w:rFonts w:ascii="Calibri" w:hAnsi="Calibri" w:cs="Calibri"/>
                <w:sz w:val="22"/>
                <w:szCs w:val="22"/>
              </w:rPr>
              <w:t>Award + 14 days</w:t>
            </w:r>
          </w:p>
        </w:tc>
      </w:tr>
      <w:bookmarkEnd w:id="74"/>
      <w:bookmarkEnd w:id="75"/>
      <w:bookmarkEnd w:id="76"/>
    </w:tbl>
    <w:p w14:paraId="46996A26" w14:textId="77777777" w:rsidR="004A6CB5" w:rsidRPr="00721EB9" w:rsidRDefault="004A6CB5" w:rsidP="00101CDB">
      <w:pPr>
        <w:ind w:firstLine="720"/>
        <w:rPr>
          <w:rFonts w:asciiTheme="minorHAnsi" w:hAnsiTheme="minorHAnsi"/>
        </w:rPr>
      </w:pPr>
    </w:p>
    <w:sectPr w:rsidR="004A6CB5" w:rsidRPr="00721EB9" w:rsidSect="006D2D91">
      <w:headerReference w:type="default" r:id="rId15"/>
      <w:footerReference w:type="default" r:id="rId16"/>
      <w:headerReference w:type="first" r:id="rId17"/>
      <w:pgSz w:w="12240" w:h="15840"/>
      <w:pgMar w:top="1440" w:right="1152" w:bottom="1440" w:left="1440" w:header="706" w:footer="706"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Thai" w:date="2016-11-21T20:33:00Z" w:initials="L">
    <w:p w14:paraId="3F977A11" w14:textId="77777777" w:rsidR="006F0960" w:rsidRDefault="006F0960" w:rsidP="007C481F">
      <w:pPr>
        <w:pStyle w:val="CommentText"/>
      </w:pPr>
      <w:r>
        <w:rPr>
          <w:rStyle w:val="CommentReference"/>
        </w:rPr>
        <w:annotationRef/>
      </w:r>
      <w:r>
        <w:t>Roman, you  asked to keep this language in the SOW.</w:t>
      </w:r>
    </w:p>
  </w:comment>
  <w:comment w:id="14" w:author="LThai" w:date="2016-11-21T20:33:00Z" w:initials="L">
    <w:p w14:paraId="3132A1D6" w14:textId="77777777" w:rsidR="006F0960" w:rsidRDefault="006F0960">
      <w:pPr>
        <w:pStyle w:val="CommentText"/>
      </w:pPr>
      <w:r>
        <w:rPr>
          <w:rStyle w:val="CommentReference"/>
        </w:rPr>
        <w:annotationRef/>
      </w:r>
      <w:r>
        <w:t>Roman, you  asked to keep this language in the SOW.</w:t>
      </w:r>
    </w:p>
  </w:comment>
  <w:comment w:id="73" w:author="LThai" w:date="2016-11-21T20:46:00Z" w:initials="L">
    <w:p w14:paraId="7E776967" w14:textId="77777777" w:rsidR="00435497" w:rsidRDefault="00435497">
      <w:pPr>
        <w:pStyle w:val="CommentText"/>
      </w:pPr>
      <w:r>
        <w:rPr>
          <w:rStyle w:val="CommentReference"/>
        </w:rPr>
        <w:annotationRef/>
      </w:r>
      <w:r>
        <w:t>Resthaven noted 12 hours including 2 hours travel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77A11" w15:done="0"/>
  <w15:commentEx w15:paraId="3132A1D6" w15:done="0"/>
  <w15:commentEx w15:paraId="7E7769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77A11" w16cid:durableId="0D7B0974"/>
  <w16cid:commentId w16cid:paraId="3132A1D6" w16cid:durableId="442F8584"/>
  <w16cid:commentId w16cid:paraId="7E776967" w16cid:durableId="3331A8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ECEFD" w14:textId="77777777" w:rsidR="00DE1097" w:rsidRDefault="00DE1097" w:rsidP="002974FA">
      <w:r>
        <w:separator/>
      </w:r>
    </w:p>
  </w:endnote>
  <w:endnote w:type="continuationSeparator" w:id="0">
    <w:p w14:paraId="47ABDB7F" w14:textId="77777777" w:rsidR="00DE1097" w:rsidRDefault="00DE1097" w:rsidP="00297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G Times (W1)">
    <w:altName w:val="Times New Roman"/>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44A8" w14:textId="77777777" w:rsidR="006F0960" w:rsidRPr="00C51FB9" w:rsidRDefault="006F0960" w:rsidP="00FC5BA9">
    <w:pPr>
      <w:pStyle w:val="Footer"/>
      <w:jc w:val="right"/>
      <w:rPr>
        <w:rFonts w:asciiTheme="minorHAnsi" w:hAnsiTheme="minorHAnsi" w:cstheme="minorHAnsi"/>
        <w:sz w:val="20"/>
        <w:szCs w:val="20"/>
      </w:rPr>
    </w:pPr>
    <w:r w:rsidRPr="00C51FB9">
      <w:rPr>
        <w:rFonts w:asciiTheme="minorHAnsi" w:hAnsiTheme="minorHAnsi" w:cstheme="minorHAnsi"/>
        <w:sz w:val="20"/>
        <w:szCs w:val="20"/>
      </w:rPr>
      <w:t xml:space="preserve">Page </w:t>
    </w:r>
    <w:r w:rsidRPr="00C51FB9">
      <w:rPr>
        <w:rFonts w:asciiTheme="minorHAnsi" w:hAnsiTheme="minorHAnsi" w:cstheme="minorHAnsi"/>
        <w:sz w:val="20"/>
        <w:szCs w:val="20"/>
      </w:rPr>
      <w:fldChar w:fldCharType="begin"/>
    </w:r>
    <w:r w:rsidRPr="00C51FB9">
      <w:rPr>
        <w:rFonts w:asciiTheme="minorHAnsi" w:hAnsiTheme="minorHAnsi" w:cstheme="minorHAnsi"/>
        <w:sz w:val="20"/>
        <w:szCs w:val="20"/>
      </w:rPr>
      <w:instrText xml:space="preserve"> PAGE </w:instrText>
    </w:r>
    <w:r w:rsidRPr="00C51FB9">
      <w:rPr>
        <w:rFonts w:asciiTheme="minorHAnsi" w:hAnsiTheme="minorHAnsi" w:cstheme="minorHAnsi"/>
        <w:sz w:val="20"/>
        <w:szCs w:val="20"/>
      </w:rPr>
      <w:fldChar w:fldCharType="separate"/>
    </w:r>
    <w:r w:rsidR="004A298A">
      <w:rPr>
        <w:rFonts w:asciiTheme="minorHAnsi" w:hAnsiTheme="minorHAnsi" w:cstheme="minorHAnsi"/>
        <w:noProof/>
        <w:sz w:val="20"/>
        <w:szCs w:val="20"/>
      </w:rPr>
      <w:t>11</w:t>
    </w:r>
    <w:r w:rsidRPr="00C51FB9">
      <w:rPr>
        <w:rFonts w:asciiTheme="minorHAnsi" w:hAnsiTheme="minorHAnsi" w:cstheme="minorHAnsi"/>
        <w:sz w:val="20"/>
        <w:szCs w:val="20"/>
      </w:rPr>
      <w:fldChar w:fldCharType="end"/>
    </w:r>
    <w:r w:rsidRPr="00C51FB9">
      <w:rPr>
        <w:rFonts w:asciiTheme="minorHAnsi" w:hAnsiTheme="minorHAnsi" w:cstheme="minorHAnsi"/>
        <w:sz w:val="20"/>
        <w:szCs w:val="20"/>
      </w:rPr>
      <w:t xml:space="preserve"> of </w:t>
    </w:r>
    <w:r w:rsidRPr="00C51FB9">
      <w:rPr>
        <w:rFonts w:asciiTheme="minorHAnsi" w:hAnsiTheme="minorHAnsi" w:cstheme="minorHAnsi"/>
        <w:sz w:val="20"/>
        <w:szCs w:val="20"/>
      </w:rPr>
      <w:fldChar w:fldCharType="begin"/>
    </w:r>
    <w:r w:rsidRPr="00C51FB9">
      <w:rPr>
        <w:rFonts w:asciiTheme="minorHAnsi" w:hAnsiTheme="minorHAnsi" w:cstheme="minorHAnsi"/>
        <w:sz w:val="20"/>
        <w:szCs w:val="20"/>
      </w:rPr>
      <w:instrText xml:space="preserve"> NUMPAGES  </w:instrText>
    </w:r>
    <w:r w:rsidRPr="00C51FB9">
      <w:rPr>
        <w:rFonts w:asciiTheme="minorHAnsi" w:hAnsiTheme="minorHAnsi" w:cstheme="minorHAnsi"/>
        <w:sz w:val="20"/>
        <w:szCs w:val="20"/>
      </w:rPr>
      <w:fldChar w:fldCharType="separate"/>
    </w:r>
    <w:r w:rsidR="004A298A">
      <w:rPr>
        <w:rFonts w:asciiTheme="minorHAnsi" w:hAnsiTheme="minorHAnsi" w:cstheme="minorHAnsi"/>
        <w:noProof/>
        <w:sz w:val="20"/>
        <w:szCs w:val="20"/>
      </w:rPr>
      <w:t>11</w:t>
    </w:r>
    <w:r w:rsidRPr="00C51FB9">
      <w:rPr>
        <w:rFonts w:asciiTheme="minorHAnsi" w:hAnsiTheme="minorHAnsi" w:cstheme="minorHAnsi"/>
        <w:sz w:val="20"/>
        <w:szCs w:val="20"/>
      </w:rPr>
      <w:fldChar w:fldCharType="end"/>
    </w:r>
    <w:r w:rsidRPr="00C51FB9">
      <w:rPr>
        <w:rFonts w:asciiTheme="minorHAnsi" w:hAnsiTheme="minorHAnsi" w:cstheme="minorHAnsi"/>
        <w:sz w:val="20"/>
        <w:szCs w:val="20"/>
      </w:rPr>
      <w:t xml:space="preserve"> </w:t>
    </w:r>
  </w:p>
  <w:p w14:paraId="5ECCC309" w14:textId="77777777" w:rsidR="006F0960" w:rsidRDefault="006F0960">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41C47" w14:textId="77777777" w:rsidR="00DE1097" w:rsidRDefault="00DE1097" w:rsidP="002974FA">
      <w:r>
        <w:separator/>
      </w:r>
    </w:p>
  </w:footnote>
  <w:footnote w:type="continuationSeparator" w:id="0">
    <w:p w14:paraId="33CFC027" w14:textId="77777777" w:rsidR="00DE1097" w:rsidRDefault="00DE1097" w:rsidP="00297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7217" w14:textId="77777777" w:rsidR="006F0960" w:rsidRPr="008E6DE6" w:rsidRDefault="006F0960" w:rsidP="00C65912">
    <w:pPr>
      <w:ind w:right="720"/>
      <w:rPr>
        <w:rFonts w:asciiTheme="minorHAnsi" w:eastAsia="PMingLiU" w:hAnsiTheme="minorHAnsi"/>
        <w:sz w:val="20"/>
        <w:lang w:val="en-CA"/>
      </w:rPr>
    </w:pPr>
    <w:r w:rsidRPr="008E6DE6">
      <w:rPr>
        <w:rFonts w:asciiTheme="minorHAnsi" w:eastAsia="PMingLiU" w:hAnsiTheme="minorHAnsi"/>
        <w:sz w:val="20"/>
        <w:lang w:val="en-CA"/>
      </w:rPr>
      <w:t>TAYLOR EXPANSION PROJECT - POUCE COUPE LATERAL</w:t>
    </w:r>
  </w:p>
  <w:p w14:paraId="276CBDEA" w14:textId="77777777" w:rsidR="006F0960" w:rsidRPr="008E6DE6" w:rsidRDefault="006F0960" w:rsidP="00C65912">
    <w:pPr>
      <w:ind w:right="720"/>
      <w:rPr>
        <w:rFonts w:asciiTheme="minorHAnsi" w:eastAsia="PMingLiU" w:hAnsiTheme="minorHAnsi"/>
        <w:sz w:val="20"/>
      </w:rPr>
    </w:pPr>
    <w:r>
      <w:rPr>
        <w:rFonts w:asciiTheme="minorHAnsi" w:eastAsia="PMingLiU" w:hAnsiTheme="minorHAnsi"/>
        <w:sz w:val="20"/>
      </w:rPr>
      <w:t>NON DESTRUCTIVE EXAMINATION SERVICES</w:t>
    </w:r>
  </w:p>
  <w:p w14:paraId="11BE8085" w14:textId="77777777" w:rsidR="006F0960" w:rsidRPr="008E6DE6" w:rsidRDefault="006F0960" w:rsidP="00C65912">
    <w:pPr>
      <w:ind w:right="720"/>
      <w:rPr>
        <w:rFonts w:asciiTheme="minorHAnsi" w:eastAsia="PMingLiU" w:hAnsiTheme="minorHAnsi"/>
        <w:sz w:val="20"/>
      </w:rPr>
    </w:pPr>
    <w:r w:rsidRPr="008E6DE6">
      <w:rPr>
        <w:rFonts w:asciiTheme="minorHAnsi" w:eastAsia="PMingLiU" w:hAnsiTheme="minorHAnsi"/>
        <w:sz w:val="20"/>
      </w:rPr>
      <w:t xml:space="preserve">APPENDIX </w:t>
    </w:r>
    <w:r>
      <w:rPr>
        <w:rFonts w:asciiTheme="minorHAnsi" w:eastAsia="PMingLiU" w:hAnsiTheme="minorHAnsi"/>
        <w:sz w:val="20"/>
      </w:rPr>
      <w:t>A – SCOPE OF WORK v1</w:t>
    </w:r>
  </w:p>
  <w:p w14:paraId="54551EDE" w14:textId="77777777" w:rsidR="006F0960" w:rsidRPr="008E6DE6" w:rsidRDefault="006F0960" w:rsidP="00C65912">
    <w:pPr>
      <w:tabs>
        <w:tab w:val="center" w:pos="4320"/>
        <w:tab w:val="right" w:pos="8640"/>
      </w:tabs>
      <w:jc w:val="both"/>
      <w:rPr>
        <w:rFonts w:asciiTheme="minorHAnsi" w:eastAsia="PMingLiU" w:hAnsiTheme="minorHAnsi"/>
        <w:caps/>
        <w:sz w:val="20"/>
        <w:lang w:val="en-CA"/>
      </w:rPr>
    </w:pPr>
    <w:r w:rsidRPr="008E6DE6">
      <w:rPr>
        <w:rFonts w:asciiTheme="minorHAnsi" w:eastAsia="PMingLiU" w:hAnsiTheme="minorHAnsi"/>
        <w:caps/>
        <w:sz w:val="20"/>
        <w:lang w:val="en-CA"/>
      </w:rPr>
      <w:t>RFP NO. PCLT-</w:t>
    </w:r>
    <w:r>
      <w:rPr>
        <w:rFonts w:asciiTheme="minorHAnsi" w:eastAsia="PMingLiU" w:hAnsiTheme="minorHAnsi"/>
        <w:caps/>
        <w:sz w:val="20"/>
        <w:lang w:val="en-CA"/>
      </w:rPr>
      <w:t>NDE</w:t>
    </w:r>
    <w:r w:rsidRPr="008E6DE6">
      <w:rPr>
        <w:rFonts w:asciiTheme="minorHAnsi" w:eastAsia="PMingLiU" w:hAnsiTheme="minorHAnsi"/>
        <w:caps/>
        <w:sz w:val="20"/>
        <w:lang w:val="en-CA"/>
      </w:rPr>
      <w:t>-15150</w:t>
    </w:r>
  </w:p>
  <w:p w14:paraId="608E1F76" w14:textId="77777777" w:rsidR="006F0960" w:rsidRPr="00C65912" w:rsidRDefault="00DE1097" w:rsidP="00C65912">
    <w:pPr>
      <w:rPr>
        <w:rFonts w:ascii="Calibri" w:hAnsi="Calibri"/>
        <w:sz w:val="20"/>
      </w:rPr>
    </w:pPr>
    <w:r>
      <w:rPr>
        <w:rFonts w:ascii="CG Times (W1)" w:hAnsi="CG Times (W1)"/>
        <w:noProof/>
        <w:color w:val="595959"/>
        <w:sz w:val="20"/>
        <w:lang w:val="en-GB"/>
      </w:rPr>
      <w:pict w14:anchorId="6C6FBB18">
        <v:rect id="_x0000_i1025" alt="" style="width:468pt;height:.05pt;mso-width-percent:0;mso-height-percent:0;mso-width-percent:0;mso-height-percent:0" o:hralign="center" o:hrstd="t" o:hr="t" fillcolor="gray"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FF0C" w14:textId="77777777" w:rsidR="006F0960" w:rsidRDefault="006F0960" w:rsidP="008A7E94">
    <w:pPr>
      <w:pStyle w:val="Header"/>
      <w:rPr>
        <w:rFonts w:cs="Arial"/>
        <w:noProof/>
      </w:rPr>
    </w:pPr>
  </w:p>
  <w:p w14:paraId="03764010" w14:textId="77777777" w:rsidR="006F0960" w:rsidRDefault="006F0960" w:rsidP="008A7E94">
    <w:pPr>
      <w:pStyle w:val="Header"/>
    </w:pPr>
    <w:r w:rsidRPr="00AD5001">
      <w:rPr>
        <w:rFonts w:cs="Arial"/>
        <w:noProof/>
      </w:rPr>
      <w:drawing>
        <wp:inline distT="0" distB="0" distL="0" distR="0" wp14:anchorId="228D4AB6" wp14:editId="2177EB41">
          <wp:extent cx="1714500" cy="41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1B2"/>
    <w:multiLevelType w:val="multilevel"/>
    <w:tmpl w:val="D7BE0BF0"/>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 w15:restartNumberingAfterBreak="0">
    <w:nsid w:val="071A1479"/>
    <w:multiLevelType w:val="multilevel"/>
    <w:tmpl w:val="5FCA5C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504" w:hanging="72"/>
      </w:pPr>
      <w:rPr>
        <w:rFonts w:hint="default"/>
        <w:b w:val="0"/>
        <w:sz w:val="22"/>
        <w:szCs w:val="22"/>
      </w:rPr>
    </w:lvl>
    <w:lvl w:ilvl="3">
      <w:start w:val="1"/>
      <w:numFmt w:val="lowerLetter"/>
      <w:lvlText w:val="%4."/>
      <w:lvlJc w:val="left"/>
      <w:pPr>
        <w:ind w:left="1728" w:hanging="648"/>
      </w:pPr>
      <w:rPr>
        <w:rFonts w:hint="default"/>
      </w:rPr>
    </w:lvl>
    <w:lvl w:ilvl="4">
      <w:start w:val="1"/>
      <w:numFmt w:val="decimal"/>
      <w:lvlText w:val="%1.%2.%3.%4.%5."/>
      <w:lvlJc w:val="left"/>
      <w:pPr>
        <w:ind w:left="2232" w:hanging="792"/>
      </w:pPr>
      <w:rPr>
        <w:rFonts w:hint="default"/>
        <w:b/>
        <w:i w:val="0"/>
        <w:caps/>
        <w:sz w:val="22"/>
      </w:rPr>
    </w:lvl>
    <w:lvl w:ilvl="5">
      <w:start w:val="1"/>
      <w:numFmt w:val="decimal"/>
      <w:lvlText w:val="%1.%2.%3.%4.%5.%6."/>
      <w:lvlJc w:val="left"/>
      <w:pPr>
        <w:ind w:left="2736" w:hanging="936"/>
      </w:pPr>
      <w:rPr>
        <w:rFonts w:hint="default"/>
        <w:b/>
        <w:i w:val="0"/>
        <w:caps w:val="0"/>
        <w:sz w:val="2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007DAD"/>
    <w:multiLevelType w:val="hybridMultilevel"/>
    <w:tmpl w:val="6A5EFBAC"/>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 w15:restartNumberingAfterBreak="0">
    <w:nsid w:val="0B487D9A"/>
    <w:multiLevelType w:val="hybridMultilevel"/>
    <w:tmpl w:val="A74696D6"/>
    <w:lvl w:ilvl="0" w:tplc="10090019">
      <w:start w:val="1"/>
      <w:numFmt w:val="lowerLetter"/>
      <w:lvlText w:val="%1."/>
      <w:lvlJc w:val="left"/>
      <w:pPr>
        <w:ind w:left="1774" w:hanging="360"/>
      </w:pPr>
      <w:rPr>
        <w:rFonts w:hint="default"/>
      </w:rPr>
    </w:lvl>
    <w:lvl w:ilvl="1" w:tplc="10090003">
      <w:start w:val="1"/>
      <w:numFmt w:val="bullet"/>
      <w:lvlText w:val="o"/>
      <w:lvlJc w:val="left"/>
      <w:pPr>
        <w:ind w:left="2494" w:hanging="360"/>
      </w:pPr>
      <w:rPr>
        <w:rFonts w:ascii="Courier New" w:hAnsi="Courier New" w:cs="Courier New" w:hint="default"/>
      </w:rPr>
    </w:lvl>
    <w:lvl w:ilvl="2" w:tplc="10090005" w:tentative="1">
      <w:start w:val="1"/>
      <w:numFmt w:val="bullet"/>
      <w:lvlText w:val=""/>
      <w:lvlJc w:val="left"/>
      <w:pPr>
        <w:ind w:left="3214" w:hanging="360"/>
      </w:pPr>
      <w:rPr>
        <w:rFonts w:ascii="Wingdings" w:hAnsi="Wingdings" w:hint="default"/>
      </w:rPr>
    </w:lvl>
    <w:lvl w:ilvl="3" w:tplc="10090001" w:tentative="1">
      <w:start w:val="1"/>
      <w:numFmt w:val="bullet"/>
      <w:lvlText w:val=""/>
      <w:lvlJc w:val="left"/>
      <w:pPr>
        <w:ind w:left="3934" w:hanging="360"/>
      </w:pPr>
      <w:rPr>
        <w:rFonts w:ascii="Symbol" w:hAnsi="Symbol" w:hint="default"/>
      </w:rPr>
    </w:lvl>
    <w:lvl w:ilvl="4" w:tplc="10090003" w:tentative="1">
      <w:start w:val="1"/>
      <w:numFmt w:val="bullet"/>
      <w:lvlText w:val="o"/>
      <w:lvlJc w:val="left"/>
      <w:pPr>
        <w:ind w:left="4654" w:hanging="360"/>
      </w:pPr>
      <w:rPr>
        <w:rFonts w:ascii="Courier New" w:hAnsi="Courier New" w:cs="Courier New" w:hint="default"/>
      </w:rPr>
    </w:lvl>
    <w:lvl w:ilvl="5" w:tplc="10090005" w:tentative="1">
      <w:start w:val="1"/>
      <w:numFmt w:val="bullet"/>
      <w:lvlText w:val=""/>
      <w:lvlJc w:val="left"/>
      <w:pPr>
        <w:ind w:left="5374" w:hanging="360"/>
      </w:pPr>
      <w:rPr>
        <w:rFonts w:ascii="Wingdings" w:hAnsi="Wingdings" w:hint="default"/>
      </w:rPr>
    </w:lvl>
    <w:lvl w:ilvl="6" w:tplc="10090001" w:tentative="1">
      <w:start w:val="1"/>
      <w:numFmt w:val="bullet"/>
      <w:lvlText w:val=""/>
      <w:lvlJc w:val="left"/>
      <w:pPr>
        <w:ind w:left="6094" w:hanging="360"/>
      </w:pPr>
      <w:rPr>
        <w:rFonts w:ascii="Symbol" w:hAnsi="Symbol" w:hint="default"/>
      </w:rPr>
    </w:lvl>
    <w:lvl w:ilvl="7" w:tplc="10090003" w:tentative="1">
      <w:start w:val="1"/>
      <w:numFmt w:val="bullet"/>
      <w:lvlText w:val="o"/>
      <w:lvlJc w:val="left"/>
      <w:pPr>
        <w:ind w:left="6814" w:hanging="360"/>
      </w:pPr>
      <w:rPr>
        <w:rFonts w:ascii="Courier New" w:hAnsi="Courier New" w:cs="Courier New" w:hint="default"/>
      </w:rPr>
    </w:lvl>
    <w:lvl w:ilvl="8" w:tplc="10090005" w:tentative="1">
      <w:start w:val="1"/>
      <w:numFmt w:val="bullet"/>
      <w:lvlText w:val=""/>
      <w:lvlJc w:val="left"/>
      <w:pPr>
        <w:ind w:left="7534" w:hanging="360"/>
      </w:pPr>
      <w:rPr>
        <w:rFonts w:ascii="Wingdings" w:hAnsi="Wingdings" w:hint="default"/>
      </w:rPr>
    </w:lvl>
  </w:abstractNum>
  <w:abstractNum w:abstractNumId="4" w15:restartNumberingAfterBreak="0">
    <w:nsid w:val="16AA2ACA"/>
    <w:multiLevelType w:val="hybridMultilevel"/>
    <w:tmpl w:val="8FC85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38010E"/>
    <w:multiLevelType w:val="hybridMultilevel"/>
    <w:tmpl w:val="21C84A9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74978EA"/>
    <w:multiLevelType w:val="hybridMultilevel"/>
    <w:tmpl w:val="F86CF532"/>
    <w:lvl w:ilvl="0" w:tplc="085636F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319C8"/>
    <w:multiLevelType w:val="hybridMultilevel"/>
    <w:tmpl w:val="417806EA"/>
    <w:lvl w:ilvl="0" w:tplc="C36C86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A008D6"/>
    <w:multiLevelType w:val="hybridMultilevel"/>
    <w:tmpl w:val="492EF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BF2AED"/>
    <w:multiLevelType w:val="multilevel"/>
    <w:tmpl w:val="1BF6146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B440079"/>
    <w:multiLevelType w:val="hybridMultilevel"/>
    <w:tmpl w:val="C136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BC0C64"/>
    <w:multiLevelType w:val="hybridMultilevel"/>
    <w:tmpl w:val="3130512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36D25E15"/>
    <w:multiLevelType w:val="multilevel"/>
    <w:tmpl w:val="B3F6829E"/>
    <w:lvl w:ilvl="0">
      <w:start w:val="1"/>
      <w:numFmt w:val="decimal"/>
      <w:lvlText w:val="%1."/>
      <w:lvlJc w:val="left"/>
      <w:pPr>
        <w:tabs>
          <w:tab w:val="num" w:pos="4240"/>
        </w:tabs>
        <w:ind w:left="4240" w:hanging="720"/>
      </w:pPr>
      <w:rPr>
        <w:rFonts w:ascii="Arial" w:hAnsi="Arial" w:hint="default"/>
        <w:b/>
        <w:i w:val="0"/>
        <w:caps/>
        <w:sz w:val="28"/>
        <w:szCs w:val="28"/>
        <w:u w:val="none"/>
      </w:rPr>
    </w:lvl>
    <w:lvl w:ilvl="1">
      <w:start w:val="1"/>
      <w:numFmt w:val="decimal"/>
      <w:pStyle w:val="121Level12"/>
      <w:lvlText w:val="12.%2"/>
      <w:lvlJc w:val="left"/>
      <w:pPr>
        <w:tabs>
          <w:tab w:val="num" w:pos="720"/>
        </w:tabs>
        <w:ind w:left="1440" w:hanging="720"/>
      </w:pPr>
      <w:rPr>
        <w:rFonts w:ascii="Arial" w:hAnsi="Arial" w:hint="default"/>
        <w:b/>
        <w:i w:val="0"/>
        <w:sz w:val="24"/>
        <w:szCs w:val="24"/>
        <w:u w:val="none"/>
      </w:rPr>
    </w:lvl>
    <w:lvl w:ilvl="2">
      <w:start w:val="1"/>
      <w:numFmt w:val="decimal"/>
      <w:lvlText w:val="12.%2.%3"/>
      <w:lvlJc w:val="left"/>
      <w:pPr>
        <w:tabs>
          <w:tab w:val="num" w:pos="720"/>
        </w:tabs>
        <w:ind w:left="1440" w:firstLine="0"/>
      </w:pPr>
      <w:rPr>
        <w:rFonts w:ascii="Arial" w:hAnsi="Arial" w:hint="default"/>
        <w:b/>
        <w:i w:val="0"/>
        <w:sz w:val="22"/>
        <w:szCs w:val="22"/>
        <w:u w:val="none"/>
      </w:rPr>
    </w:lvl>
    <w:lvl w:ilvl="3">
      <w:start w:val="1"/>
      <w:numFmt w:val="decimal"/>
      <w:lvlText w:val="%1.%2.%3.%4"/>
      <w:lvlJc w:val="left"/>
      <w:pPr>
        <w:tabs>
          <w:tab w:val="num" w:pos="4744"/>
        </w:tabs>
        <w:ind w:left="4744" w:hanging="864"/>
      </w:pPr>
      <w:rPr>
        <w:rFonts w:hint="default"/>
      </w:rPr>
    </w:lvl>
    <w:lvl w:ilvl="4">
      <w:start w:val="1"/>
      <w:numFmt w:val="decimal"/>
      <w:lvlText w:val="%1.%2.%3.%4.%5"/>
      <w:lvlJc w:val="left"/>
      <w:pPr>
        <w:tabs>
          <w:tab w:val="num" w:pos="4888"/>
        </w:tabs>
        <w:ind w:left="4888" w:hanging="1008"/>
      </w:pPr>
      <w:rPr>
        <w:rFonts w:hint="default"/>
      </w:rPr>
    </w:lvl>
    <w:lvl w:ilvl="5">
      <w:start w:val="1"/>
      <w:numFmt w:val="decimal"/>
      <w:lvlText w:val="%1.%2.%3.%4.%5.%6"/>
      <w:lvlJc w:val="left"/>
      <w:pPr>
        <w:tabs>
          <w:tab w:val="num" w:pos="5032"/>
        </w:tabs>
        <w:ind w:left="5032" w:hanging="1152"/>
      </w:pPr>
      <w:rPr>
        <w:rFonts w:hint="default"/>
      </w:rPr>
    </w:lvl>
    <w:lvl w:ilvl="6">
      <w:start w:val="1"/>
      <w:numFmt w:val="decimal"/>
      <w:lvlText w:val="%1.%2.%3.%4.%5.%6.%7"/>
      <w:lvlJc w:val="left"/>
      <w:pPr>
        <w:tabs>
          <w:tab w:val="num" w:pos="5176"/>
        </w:tabs>
        <w:ind w:left="5176" w:hanging="1296"/>
      </w:pPr>
      <w:rPr>
        <w:rFonts w:hint="default"/>
      </w:rPr>
    </w:lvl>
    <w:lvl w:ilvl="7">
      <w:start w:val="1"/>
      <w:numFmt w:val="decimal"/>
      <w:lvlText w:val="%1.%2.%3.%4.%5.%6.%7.%8"/>
      <w:lvlJc w:val="left"/>
      <w:pPr>
        <w:tabs>
          <w:tab w:val="num" w:pos="5320"/>
        </w:tabs>
        <w:ind w:left="5320" w:hanging="1440"/>
      </w:pPr>
      <w:rPr>
        <w:rFonts w:hint="default"/>
      </w:rPr>
    </w:lvl>
    <w:lvl w:ilvl="8">
      <w:start w:val="1"/>
      <w:numFmt w:val="decimal"/>
      <w:lvlText w:val="%1.%2.%3.%4.%5.%6.%7.%8.%9"/>
      <w:lvlJc w:val="left"/>
      <w:pPr>
        <w:tabs>
          <w:tab w:val="num" w:pos="5464"/>
        </w:tabs>
        <w:ind w:left="5464" w:hanging="1584"/>
      </w:pPr>
      <w:rPr>
        <w:rFonts w:hint="default"/>
      </w:rPr>
    </w:lvl>
  </w:abstractNum>
  <w:abstractNum w:abstractNumId="13" w15:restartNumberingAfterBreak="0">
    <w:nsid w:val="393E3394"/>
    <w:multiLevelType w:val="hybridMultilevel"/>
    <w:tmpl w:val="E89A0EBC"/>
    <w:lvl w:ilvl="0" w:tplc="A7E0B3C8">
      <w:start w:val="1"/>
      <w:numFmt w:val="low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286E23"/>
    <w:multiLevelType w:val="hybridMultilevel"/>
    <w:tmpl w:val="8738E7A4"/>
    <w:lvl w:ilvl="0" w:tplc="5CA80F84">
      <w:start w:val="1"/>
      <w:numFmt w:val="bullet"/>
      <w:pStyle w:val="ListParagraph"/>
      <w:lvlText w:val=""/>
      <w:lvlJc w:val="left"/>
      <w:pPr>
        <w:ind w:left="1774" w:hanging="360"/>
      </w:pPr>
      <w:rPr>
        <w:rFonts w:ascii="Symbol" w:hAnsi="Symbol" w:hint="default"/>
      </w:rPr>
    </w:lvl>
    <w:lvl w:ilvl="1" w:tplc="10090003">
      <w:start w:val="1"/>
      <w:numFmt w:val="bullet"/>
      <w:lvlText w:val="o"/>
      <w:lvlJc w:val="left"/>
      <w:pPr>
        <w:ind w:left="2494" w:hanging="360"/>
      </w:pPr>
      <w:rPr>
        <w:rFonts w:ascii="Courier New" w:hAnsi="Courier New" w:cs="Courier New" w:hint="default"/>
      </w:rPr>
    </w:lvl>
    <w:lvl w:ilvl="2" w:tplc="10090005" w:tentative="1">
      <w:start w:val="1"/>
      <w:numFmt w:val="bullet"/>
      <w:lvlText w:val=""/>
      <w:lvlJc w:val="left"/>
      <w:pPr>
        <w:ind w:left="3214" w:hanging="360"/>
      </w:pPr>
      <w:rPr>
        <w:rFonts w:ascii="Wingdings" w:hAnsi="Wingdings" w:hint="default"/>
      </w:rPr>
    </w:lvl>
    <w:lvl w:ilvl="3" w:tplc="10090001" w:tentative="1">
      <w:start w:val="1"/>
      <w:numFmt w:val="bullet"/>
      <w:lvlText w:val=""/>
      <w:lvlJc w:val="left"/>
      <w:pPr>
        <w:ind w:left="3934" w:hanging="360"/>
      </w:pPr>
      <w:rPr>
        <w:rFonts w:ascii="Symbol" w:hAnsi="Symbol" w:hint="default"/>
      </w:rPr>
    </w:lvl>
    <w:lvl w:ilvl="4" w:tplc="10090003" w:tentative="1">
      <w:start w:val="1"/>
      <w:numFmt w:val="bullet"/>
      <w:lvlText w:val="o"/>
      <w:lvlJc w:val="left"/>
      <w:pPr>
        <w:ind w:left="4654" w:hanging="360"/>
      </w:pPr>
      <w:rPr>
        <w:rFonts w:ascii="Courier New" w:hAnsi="Courier New" w:cs="Courier New" w:hint="default"/>
      </w:rPr>
    </w:lvl>
    <w:lvl w:ilvl="5" w:tplc="10090005" w:tentative="1">
      <w:start w:val="1"/>
      <w:numFmt w:val="bullet"/>
      <w:lvlText w:val=""/>
      <w:lvlJc w:val="left"/>
      <w:pPr>
        <w:ind w:left="5374" w:hanging="360"/>
      </w:pPr>
      <w:rPr>
        <w:rFonts w:ascii="Wingdings" w:hAnsi="Wingdings" w:hint="default"/>
      </w:rPr>
    </w:lvl>
    <w:lvl w:ilvl="6" w:tplc="10090001" w:tentative="1">
      <w:start w:val="1"/>
      <w:numFmt w:val="bullet"/>
      <w:lvlText w:val=""/>
      <w:lvlJc w:val="left"/>
      <w:pPr>
        <w:ind w:left="6094" w:hanging="360"/>
      </w:pPr>
      <w:rPr>
        <w:rFonts w:ascii="Symbol" w:hAnsi="Symbol" w:hint="default"/>
      </w:rPr>
    </w:lvl>
    <w:lvl w:ilvl="7" w:tplc="10090003" w:tentative="1">
      <w:start w:val="1"/>
      <w:numFmt w:val="bullet"/>
      <w:lvlText w:val="o"/>
      <w:lvlJc w:val="left"/>
      <w:pPr>
        <w:ind w:left="6814" w:hanging="360"/>
      </w:pPr>
      <w:rPr>
        <w:rFonts w:ascii="Courier New" w:hAnsi="Courier New" w:cs="Courier New" w:hint="default"/>
      </w:rPr>
    </w:lvl>
    <w:lvl w:ilvl="8" w:tplc="10090005" w:tentative="1">
      <w:start w:val="1"/>
      <w:numFmt w:val="bullet"/>
      <w:lvlText w:val=""/>
      <w:lvlJc w:val="left"/>
      <w:pPr>
        <w:ind w:left="7534" w:hanging="360"/>
      </w:pPr>
      <w:rPr>
        <w:rFonts w:ascii="Wingdings" w:hAnsi="Wingdings" w:hint="default"/>
      </w:rPr>
    </w:lvl>
  </w:abstractNum>
  <w:abstractNum w:abstractNumId="15" w15:restartNumberingAfterBreak="0">
    <w:nsid w:val="3FB7110F"/>
    <w:multiLevelType w:val="hybridMultilevel"/>
    <w:tmpl w:val="D048ED92"/>
    <w:lvl w:ilvl="0" w:tplc="6D109754">
      <w:start w:val="1"/>
      <w:numFmt w:val="decimal"/>
      <w:lvlText w:val="%1."/>
      <w:lvlJc w:val="left"/>
      <w:pPr>
        <w:ind w:left="360" w:hanging="360"/>
      </w:pPr>
      <w:rPr>
        <w:rFonts w:hint="default"/>
        <w:b/>
      </w:rPr>
    </w:lvl>
    <w:lvl w:ilvl="1" w:tplc="085636FA">
      <w:start w:val="1"/>
      <w:numFmt w:val="decimal"/>
      <w:lvlText w:val="%2.1"/>
      <w:lvlJc w:val="left"/>
      <w:pPr>
        <w:ind w:left="690" w:hanging="360"/>
      </w:pPr>
      <w:rPr>
        <w:rFonts w:hint="default"/>
      </w:rPr>
    </w:lvl>
    <w:lvl w:ilvl="2" w:tplc="64928DE4">
      <w:start w:val="1"/>
      <w:numFmt w:val="lowerRoman"/>
      <w:lvlText w:val="%3."/>
      <w:lvlJc w:val="right"/>
      <w:pPr>
        <w:ind w:left="1410" w:hanging="180"/>
      </w:pPr>
    </w:lvl>
    <w:lvl w:ilvl="3" w:tplc="DE167314" w:tentative="1">
      <w:start w:val="1"/>
      <w:numFmt w:val="decimal"/>
      <w:lvlText w:val="%4."/>
      <w:lvlJc w:val="left"/>
      <w:pPr>
        <w:ind w:left="2130" w:hanging="360"/>
      </w:pPr>
    </w:lvl>
    <w:lvl w:ilvl="4" w:tplc="29DAE208" w:tentative="1">
      <w:start w:val="1"/>
      <w:numFmt w:val="lowerLetter"/>
      <w:lvlText w:val="%5."/>
      <w:lvlJc w:val="left"/>
      <w:pPr>
        <w:ind w:left="2850" w:hanging="360"/>
      </w:pPr>
    </w:lvl>
    <w:lvl w:ilvl="5" w:tplc="E272F02C" w:tentative="1">
      <w:start w:val="1"/>
      <w:numFmt w:val="lowerRoman"/>
      <w:lvlText w:val="%6."/>
      <w:lvlJc w:val="right"/>
      <w:pPr>
        <w:ind w:left="3570" w:hanging="180"/>
      </w:pPr>
    </w:lvl>
    <w:lvl w:ilvl="6" w:tplc="7004E5FC" w:tentative="1">
      <w:start w:val="1"/>
      <w:numFmt w:val="decimal"/>
      <w:lvlText w:val="%7."/>
      <w:lvlJc w:val="left"/>
      <w:pPr>
        <w:ind w:left="4290" w:hanging="360"/>
      </w:pPr>
    </w:lvl>
    <w:lvl w:ilvl="7" w:tplc="BA0A9D16" w:tentative="1">
      <w:start w:val="1"/>
      <w:numFmt w:val="lowerLetter"/>
      <w:lvlText w:val="%8."/>
      <w:lvlJc w:val="left"/>
      <w:pPr>
        <w:ind w:left="5010" w:hanging="360"/>
      </w:pPr>
    </w:lvl>
    <w:lvl w:ilvl="8" w:tplc="BCF0C570" w:tentative="1">
      <w:start w:val="1"/>
      <w:numFmt w:val="lowerRoman"/>
      <w:lvlText w:val="%9."/>
      <w:lvlJc w:val="right"/>
      <w:pPr>
        <w:ind w:left="5730" w:hanging="180"/>
      </w:pPr>
    </w:lvl>
  </w:abstractNum>
  <w:abstractNum w:abstractNumId="16" w15:restartNumberingAfterBreak="0">
    <w:nsid w:val="42045958"/>
    <w:multiLevelType w:val="hybridMultilevel"/>
    <w:tmpl w:val="8EBA0660"/>
    <w:lvl w:ilvl="0" w:tplc="02AE13BE">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46A60F82"/>
    <w:multiLevelType w:val="hybridMultilevel"/>
    <w:tmpl w:val="308838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72356"/>
    <w:multiLevelType w:val="hybridMultilevel"/>
    <w:tmpl w:val="9E5A5C7E"/>
    <w:lvl w:ilvl="0" w:tplc="0409000F">
      <w:start w:val="1"/>
      <w:numFmt w:val="decimal"/>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9" w15:restartNumberingAfterBreak="0">
    <w:nsid w:val="488B51A2"/>
    <w:multiLevelType w:val="hybridMultilevel"/>
    <w:tmpl w:val="FFBEA7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BC628A4"/>
    <w:multiLevelType w:val="hybridMultilevel"/>
    <w:tmpl w:val="9F9EE796"/>
    <w:lvl w:ilvl="0" w:tplc="10090001">
      <w:start w:val="1"/>
      <w:numFmt w:val="bullet"/>
      <w:lvlText w:val=""/>
      <w:lvlJc w:val="left"/>
      <w:pPr>
        <w:ind w:left="1713" w:hanging="360"/>
      </w:pPr>
      <w:rPr>
        <w:rFonts w:ascii="Symbol" w:hAnsi="Symbol" w:hint="default"/>
      </w:rPr>
    </w:lvl>
    <w:lvl w:ilvl="1" w:tplc="10090003" w:tentative="1">
      <w:start w:val="1"/>
      <w:numFmt w:val="bullet"/>
      <w:lvlText w:val="o"/>
      <w:lvlJc w:val="left"/>
      <w:pPr>
        <w:ind w:left="2433" w:hanging="360"/>
      </w:pPr>
      <w:rPr>
        <w:rFonts w:ascii="Courier New" w:hAnsi="Courier New" w:cs="Courier New" w:hint="default"/>
      </w:rPr>
    </w:lvl>
    <w:lvl w:ilvl="2" w:tplc="10090005" w:tentative="1">
      <w:start w:val="1"/>
      <w:numFmt w:val="bullet"/>
      <w:lvlText w:val=""/>
      <w:lvlJc w:val="left"/>
      <w:pPr>
        <w:ind w:left="3153" w:hanging="360"/>
      </w:pPr>
      <w:rPr>
        <w:rFonts w:ascii="Wingdings" w:hAnsi="Wingdings" w:hint="default"/>
      </w:rPr>
    </w:lvl>
    <w:lvl w:ilvl="3" w:tplc="10090001" w:tentative="1">
      <w:start w:val="1"/>
      <w:numFmt w:val="bullet"/>
      <w:lvlText w:val=""/>
      <w:lvlJc w:val="left"/>
      <w:pPr>
        <w:ind w:left="3873" w:hanging="360"/>
      </w:pPr>
      <w:rPr>
        <w:rFonts w:ascii="Symbol" w:hAnsi="Symbol" w:hint="default"/>
      </w:rPr>
    </w:lvl>
    <w:lvl w:ilvl="4" w:tplc="10090003" w:tentative="1">
      <w:start w:val="1"/>
      <w:numFmt w:val="bullet"/>
      <w:lvlText w:val="o"/>
      <w:lvlJc w:val="left"/>
      <w:pPr>
        <w:ind w:left="4593" w:hanging="360"/>
      </w:pPr>
      <w:rPr>
        <w:rFonts w:ascii="Courier New" w:hAnsi="Courier New" w:cs="Courier New" w:hint="default"/>
      </w:rPr>
    </w:lvl>
    <w:lvl w:ilvl="5" w:tplc="10090005" w:tentative="1">
      <w:start w:val="1"/>
      <w:numFmt w:val="bullet"/>
      <w:lvlText w:val=""/>
      <w:lvlJc w:val="left"/>
      <w:pPr>
        <w:ind w:left="5313" w:hanging="360"/>
      </w:pPr>
      <w:rPr>
        <w:rFonts w:ascii="Wingdings" w:hAnsi="Wingdings" w:hint="default"/>
      </w:rPr>
    </w:lvl>
    <w:lvl w:ilvl="6" w:tplc="10090001" w:tentative="1">
      <w:start w:val="1"/>
      <w:numFmt w:val="bullet"/>
      <w:lvlText w:val=""/>
      <w:lvlJc w:val="left"/>
      <w:pPr>
        <w:ind w:left="6033" w:hanging="360"/>
      </w:pPr>
      <w:rPr>
        <w:rFonts w:ascii="Symbol" w:hAnsi="Symbol" w:hint="default"/>
      </w:rPr>
    </w:lvl>
    <w:lvl w:ilvl="7" w:tplc="10090003" w:tentative="1">
      <w:start w:val="1"/>
      <w:numFmt w:val="bullet"/>
      <w:lvlText w:val="o"/>
      <w:lvlJc w:val="left"/>
      <w:pPr>
        <w:ind w:left="6753" w:hanging="360"/>
      </w:pPr>
      <w:rPr>
        <w:rFonts w:ascii="Courier New" w:hAnsi="Courier New" w:cs="Courier New" w:hint="default"/>
      </w:rPr>
    </w:lvl>
    <w:lvl w:ilvl="8" w:tplc="10090005" w:tentative="1">
      <w:start w:val="1"/>
      <w:numFmt w:val="bullet"/>
      <w:lvlText w:val=""/>
      <w:lvlJc w:val="left"/>
      <w:pPr>
        <w:ind w:left="7473" w:hanging="360"/>
      </w:pPr>
      <w:rPr>
        <w:rFonts w:ascii="Wingdings" w:hAnsi="Wingdings" w:hint="default"/>
      </w:rPr>
    </w:lvl>
  </w:abstractNum>
  <w:abstractNum w:abstractNumId="21" w15:restartNumberingAfterBreak="0">
    <w:nsid w:val="4DE20EA9"/>
    <w:multiLevelType w:val="hybridMultilevel"/>
    <w:tmpl w:val="3B662100"/>
    <w:lvl w:ilvl="0" w:tplc="39D0724E">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D309E"/>
    <w:multiLevelType w:val="hybridMultilevel"/>
    <w:tmpl w:val="721C0B6E"/>
    <w:lvl w:ilvl="0" w:tplc="085636F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B07175"/>
    <w:multiLevelType w:val="multilevel"/>
    <w:tmpl w:val="3D1E37A4"/>
    <w:lvl w:ilvl="0">
      <w:start w:val="1"/>
      <w:numFmt w:val="decimal"/>
      <w:lvlText w:val="%1."/>
      <w:lvlJc w:val="left"/>
      <w:pPr>
        <w:ind w:left="360" w:hanging="360"/>
      </w:pPr>
      <w:rPr>
        <w:rFonts w:hint="default"/>
        <w:b/>
        <w:sz w:val="22"/>
        <w:szCs w:val="22"/>
      </w:rPr>
    </w:lvl>
    <w:lvl w:ilvl="1">
      <w:start w:val="1"/>
      <w:numFmt w:val="decimal"/>
      <w:lvlText w:val="%1.%2."/>
      <w:lvlJc w:val="left"/>
      <w:pPr>
        <w:ind w:left="792" w:hanging="432"/>
      </w:pPr>
      <w:rPr>
        <w:rFonts w:asciiTheme="minorHAnsi" w:hAnsiTheme="minorHAnsi" w:cstheme="minorHAnsi" w:hint="default"/>
        <w:sz w:val="22"/>
        <w:szCs w:val="22"/>
      </w:rPr>
    </w:lvl>
    <w:lvl w:ilvl="2">
      <w:start w:val="1"/>
      <w:numFmt w:val="decimal"/>
      <w:lvlText w:val="%1.%2.%3."/>
      <w:lvlJc w:val="left"/>
      <w:pPr>
        <w:ind w:left="1224" w:hanging="504"/>
      </w:pPr>
      <w:rPr>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CF7F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C6550CA"/>
    <w:multiLevelType w:val="hybridMultilevel"/>
    <w:tmpl w:val="3D9A97AE"/>
    <w:name w:val="zzmpStandard||Standard|2|3|1|1|0|13||1|0|9||1|0|0||1|0|0||1|0|0||1|0|0||1|0|0||1|0|0||1|0|0||322222222"/>
    <w:lvl w:ilvl="0" w:tplc="4E30F442">
      <w:start w:val="1"/>
      <w:numFmt w:val="bullet"/>
      <w:lvlText w:val=""/>
      <w:lvlJc w:val="left"/>
      <w:pPr>
        <w:ind w:left="2520" w:hanging="360"/>
      </w:pPr>
      <w:rPr>
        <w:rFonts w:ascii="Symbol" w:hAnsi="Symbol" w:hint="default"/>
      </w:rPr>
    </w:lvl>
    <w:lvl w:ilvl="1" w:tplc="0DA27564" w:tentative="1">
      <w:start w:val="1"/>
      <w:numFmt w:val="bullet"/>
      <w:lvlText w:val="o"/>
      <w:lvlJc w:val="left"/>
      <w:pPr>
        <w:ind w:left="3240" w:hanging="360"/>
      </w:pPr>
      <w:rPr>
        <w:rFonts w:ascii="Courier New" w:hAnsi="Courier New" w:cs="Courier New" w:hint="default"/>
      </w:rPr>
    </w:lvl>
    <w:lvl w:ilvl="2" w:tplc="1CF8BE92" w:tentative="1">
      <w:start w:val="1"/>
      <w:numFmt w:val="bullet"/>
      <w:lvlText w:val=""/>
      <w:lvlJc w:val="left"/>
      <w:pPr>
        <w:ind w:left="3960" w:hanging="360"/>
      </w:pPr>
      <w:rPr>
        <w:rFonts w:ascii="Wingdings" w:hAnsi="Wingdings" w:hint="default"/>
      </w:rPr>
    </w:lvl>
    <w:lvl w:ilvl="3" w:tplc="74205A86" w:tentative="1">
      <w:start w:val="1"/>
      <w:numFmt w:val="bullet"/>
      <w:lvlText w:val=""/>
      <w:lvlJc w:val="left"/>
      <w:pPr>
        <w:ind w:left="4680" w:hanging="360"/>
      </w:pPr>
      <w:rPr>
        <w:rFonts w:ascii="Symbol" w:hAnsi="Symbol" w:hint="default"/>
      </w:rPr>
    </w:lvl>
    <w:lvl w:ilvl="4" w:tplc="4EBCDE34" w:tentative="1">
      <w:start w:val="1"/>
      <w:numFmt w:val="bullet"/>
      <w:lvlText w:val="o"/>
      <w:lvlJc w:val="left"/>
      <w:pPr>
        <w:ind w:left="5400" w:hanging="360"/>
      </w:pPr>
      <w:rPr>
        <w:rFonts w:ascii="Courier New" w:hAnsi="Courier New" w:cs="Courier New" w:hint="default"/>
      </w:rPr>
    </w:lvl>
    <w:lvl w:ilvl="5" w:tplc="29249A8C" w:tentative="1">
      <w:start w:val="1"/>
      <w:numFmt w:val="bullet"/>
      <w:lvlText w:val=""/>
      <w:lvlJc w:val="left"/>
      <w:pPr>
        <w:ind w:left="6120" w:hanging="360"/>
      </w:pPr>
      <w:rPr>
        <w:rFonts w:ascii="Wingdings" w:hAnsi="Wingdings" w:hint="default"/>
      </w:rPr>
    </w:lvl>
    <w:lvl w:ilvl="6" w:tplc="72A48700" w:tentative="1">
      <w:start w:val="1"/>
      <w:numFmt w:val="bullet"/>
      <w:lvlText w:val=""/>
      <w:lvlJc w:val="left"/>
      <w:pPr>
        <w:ind w:left="6840" w:hanging="360"/>
      </w:pPr>
      <w:rPr>
        <w:rFonts w:ascii="Symbol" w:hAnsi="Symbol" w:hint="default"/>
      </w:rPr>
    </w:lvl>
    <w:lvl w:ilvl="7" w:tplc="AF5AC3CE" w:tentative="1">
      <w:start w:val="1"/>
      <w:numFmt w:val="bullet"/>
      <w:lvlText w:val="o"/>
      <w:lvlJc w:val="left"/>
      <w:pPr>
        <w:ind w:left="7560" w:hanging="360"/>
      </w:pPr>
      <w:rPr>
        <w:rFonts w:ascii="Courier New" w:hAnsi="Courier New" w:cs="Courier New" w:hint="default"/>
      </w:rPr>
    </w:lvl>
    <w:lvl w:ilvl="8" w:tplc="57E67720" w:tentative="1">
      <w:start w:val="1"/>
      <w:numFmt w:val="bullet"/>
      <w:lvlText w:val=""/>
      <w:lvlJc w:val="left"/>
      <w:pPr>
        <w:ind w:left="8280" w:hanging="360"/>
      </w:pPr>
      <w:rPr>
        <w:rFonts w:ascii="Wingdings" w:hAnsi="Wingdings" w:hint="default"/>
      </w:rPr>
    </w:lvl>
  </w:abstractNum>
  <w:abstractNum w:abstractNumId="26" w15:restartNumberingAfterBreak="0">
    <w:nsid w:val="5F29714C"/>
    <w:multiLevelType w:val="hybridMultilevel"/>
    <w:tmpl w:val="641CE5C0"/>
    <w:lvl w:ilvl="0" w:tplc="085636F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716D0E"/>
    <w:multiLevelType w:val="hybridMultilevel"/>
    <w:tmpl w:val="28AA90B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0DE4E24"/>
    <w:multiLevelType w:val="multilevel"/>
    <w:tmpl w:val="8BDE4516"/>
    <w:lvl w:ilvl="0">
      <w:start w:val="1"/>
      <w:numFmt w:val="decimal"/>
      <w:lvlText w:val="%1"/>
      <w:lvlJc w:val="left"/>
      <w:pPr>
        <w:tabs>
          <w:tab w:val="num" w:pos="360"/>
        </w:tabs>
        <w:ind w:left="360" w:hanging="360"/>
      </w:pPr>
      <w:rPr>
        <w:rFonts w:ascii="Arial" w:hAnsi="Arial" w:cs="Times New Roman" w:hint="default"/>
        <w:sz w:val="17"/>
      </w:rPr>
    </w:lvl>
    <w:lvl w:ilvl="1">
      <w:start w:val="1"/>
      <w:numFmt w:val="decimal"/>
      <w:lvlText w:val="%1.%2"/>
      <w:lvlJc w:val="left"/>
      <w:pPr>
        <w:tabs>
          <w:tab w:val="num" w:pos="432"/>
        </w:tabs>
        <w:ind w:left="432" w:hanging="432"/>
      </w:pPr>
      <w:rPr>
        <w:rFonts w:ascii="Arial" w:hAnsi="Arial" w:cs="Times New Roman" w:hint="default"/>
        <w:sz w:val="17"/>
      </w:rPr>
    </w:lvl>
    <w:lvl w:ilvl="2">
      <w:start w:val="1"/>
      <w:numFmt w:val="decimal"/>
      <w:lvlText w:val="%1.%2.%3"/>
      <w:lvlJc w:val="left"/>
      <w:pPr>
        <w:tabs>
          <w:tab w:val="num" w:pos="360"/>
        </w:tabs>
        <w:ind w:left="432" w:firstLine="0"/>
      </w:pPr>
      <w:rPr>
        <w:rFonts w:ascii="Arial" w:hAnsi="Arial" w:cs="Times New Roman" w:hint="default"/>
        <w:b w:val="0"/>
        <w:i w:val="0"/>
        <w:sz w:val="17"/>
      </w:rPr>
    </w:lvl>
    <w:lvl w:ilvl="3">
      <w:start w:val="1"/>
      <w:numFmt w:val="decimal"/>
      <w:lvlText w:val="%1.%2.%3.%4"/>
      <w:lvlJc w:val="left"/>
      <w:pPr>
        <w:tabs>
          <w:tab w:val="num" w:pos="720"/>
        </w:tabs>
        <w:ind w:left="720" w:hanging="720"/>
      </w:pPr>
    </w:lvl>
    <w:lvl w:ilvl="4">
      <w:start w:val="1"/>
      <w:numFmt w:val="decimal"/>
      <w:lvlText w:val="%1.%2.%3.%4.%5"/>
      <w:lvlJc w:val="left"/>
      <w:pPr>
        <w:tabs>
          <w:tab w:val="num" w:pos="720"/>
        </w:tabs>
        <w:ind w:left="720" w:hanging="72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29" w15:restartNumberingAfterBreak="0">
    <w:nsid w:val="719129C4"/>
    <w:multiLevelType w:val="hybridMultilevel"/>
    <w:tmpl w:val="E4DEDF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58F40C8"/>
    <w:multiLevelType w:val="hybridMultilevel"/>
    <w:tmpl w:val="F8487336"/>
    <w:lvl w:ilvl="0" w:tplc="0832E244">
      <w:start w:val="1"/>
      <w:numFmt w:val="bullet"/>
      <w:pStyle w:val="ListBullet"/>
      <w:lvlText w:val=""/>
      <w:lvlJc w:val="left"/>
      <w:pPr>
        <w:tabs>
          <w:tab w:val="num" w:pos="1138"/>
        </w:tabs>
        <w:ind w:left="1138" w:hanging="288"/>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766B3ADF"/>
    <w:multiLevelType w:val="hybridMultilevel"/>
    <w:tmpl w:val="71B820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00907727">
    <w:abstractNumId w:val="15"/>
  </w:num>
  <w:num w:numId="2" w16cid:durableId="1121146104">
    <w:abstractNumId w:val="12"/>
  </w:num>
  <w:num w:numId="3" w16cid:durableId="1226456764">
    <w:abstractNumId w:val="13"/>
  </w:num>
  <w:num w:numId="4" w16cid:durableId="154422331">
    <w:abstractNumId w:val="20"/>
  </w:num>
  <w:num w:numId="5" w16cid:durableId="1861970424">
    <w:abstractNumId w:val="0"/>
  </w:num>
  <w:num w:numId="6" w16cid:durableId="320155615">
    <w:abstractNumId w:val="14"/>
  </w:num>
  <w:num w:numId="7" w16cid:durableId="30956971">
    <w:abstractNumId w:val="3"/>
  </w:num>
  <w:num w:numId="8" w16cid:durableId="417558075">
    <w:abstractNumId w:val="18"/>
  </w:num>
  <w:num w:numId="9" w16cid:durableId="872306147">
    <w:abstractNumId w:val="14"/>
  </w:num>
  <w:num w:numId="10" w16cid:durableId="1891264880">
    <w:abstractNumId w:val="19"/>
  </w:num>
  <w:num w:numId="11" w16cid:durableId="965358241">
    <w:abstractNumId w:val="2"/>
  </w:num>
  <w:num w:numId="12" w16cid:durableId="2043744249">
    <w:abstractNumId w:val="8"/>
  </w:num>
  <w:num w:numId="13" w16cid:durableId="1724910180">
    <w:abstractNumId w:val="10"/>
  </w:num>
  <w:num w:numId="14" w16cid:durableId="55805284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146953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53906890">
    <w:abstractNumId w:val="5"/>
  </w:num>
  <w:num w:numId="17" w16cid:durableId="55983095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471194">
    <w:abstractNumId w:val="21"/>
  </w:num>
  <w:num w:numId="19" w16cid:durableId="1038121492">
    <w:abstractNumId w:val="9"/>
  </w:num>
  <w:num w:numId="20" w16cid:durableId="965041117">
    <w:abstractNumId w:val="7"/>
  </w:num>
  <w:num w:numId="21" w16cid:durableId="1776171047">
    <w:abstractNumId w:val="31"/>
  </w:num>
  <w:num w:numId="22" w16cid:durableId="35859472">
    <w:abstractNumId w:val="4"/>
  </w:num>
  <w:num w:numId="23" w16cid:durableId="91556862">
    <w:abstractNumId w:val="1"/>
  </w:num>
  <w:num w:numId="24" w16cid:durableId="3672661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6816106">
    <w:abstractNumId w:val="22"/>
  </w:num>
  <w:num w:numId="26" w16cid:durableId="429352908">
    <w:abstractNumId w:val="23"/>
  </w:num>
  <w:num w:numId="27" w16cid:durableId="313341010">
    <w:abstractNumId w:val="26"/>
  </w:num>
  <w:num w:numId="28" w16cid:durableId="1562061905">
    <w:abstractNumId w:val="6"/>
  </w:num>
  <w:num w:numId="29" w16cid:durableId="346518751">
    <w:abstractNumId w:val="24"/>
  </w:num>
  <w:num w:numId="30" w16cid:durableId="1458135951">
    <w:abstractNumId w:val="25"/>
  </w:num>
  <w:num w:numId="31" w16cid:durableId="823471490">
    <w:abstractNumId w:val="11"/>
  </w:num>
  <w:num w:numId="32" w16cid:durableId="951939965">
    <w:abstractNumId w:val="17"/>
  </w:num>
  <w:num w:numId="33" w16cid:durableId="1987932477">
    <w:abstractNumId w:val="2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FA"/>
    <w:rsid w:val="000015D7"/>
    <w:rsid w:val="00006DEA"/>
    <w:rsid w:val="0001164C"/>
    <w:rsid w:val="00011A06"/>
    <w:rsid w:val="000120E9"/>
    <w:rsid w:val="000339D0"/>
    <w:rsid w:val="000366A2"/>
    <w:rsid w:val="000377DC"/>
    <w:rsid w:val="00037A2D"/>
    <w:rsid w:val="00044015"/>
    <w:rsid w:val="00055232"/>
    <w:rsid w:val="0006164E"/>
    <w:rsid w:val="000742AA"/>
    <w:rsid w:val="00074379"/>
    <w:rsid w:val="00080675"/>
    <w:rsid w:val="0008213C"/>
    <w:rsid w:val="000844D6"/>
    <w:rsid w:val="000900CA"/>
    <w:rsid w:val="0009299F"/>
    <w:rsid w:val="000955AA"/>
    <w:rsid w:val="00096CD6"/>
    <w:rsid w:val="000971FA"/>
    <w:rsid w:val="000A3F4A"/>
    <w:rsid w:val="000A49AC"/>
    <w:rsid w:val="000B4ED2"/>
    <w:rsid w:val="000B59F4"/>
    <w:rsid w:val="000B6EE0"/>
    <w:rsid w:val="000C1896"/>
    <w:rsid w:val="000C3DC9"/>
    <w:rsid w:val="000C4528"/>
    <w:rsid w:val="000D206D"/>
    <w:rsid w:val="000D3243"/>
    <w:rsid w:val="000D6966"/>
    <w:rsid w:val="000E125F"/>
    <w:rsid w:val="000E1C03"/>
    <w:rsid w:val="000F388A"/>
    <w:rsid w:val="000F3C4D"/>
    <w:rsid w:val="000F42B5"/>
    <w:rsid w:val="000F454C"/>
    <w:rsid w:val="000F5049"/>
    <w:rsid w:val="00101694"/>
    <w:rsid w:val="00101AD6"/>
    <w:rsid w:val="00101C34"/>
    <w:rsid w:val="00101CB6"/>
    <w:rsid w:val="00101CDB"/>
    <w:rsid w:val="00105FCE"/>
    <w:rsid w:val="00120DC1"/>
    <w:rsid w:val="00124062"/>
    <w:rsid w:val="0012480C"/>
    <w:rsid w:val="00124896"/>
    <w:rsid w:val="0012680A"/>
    <w:rsid w:val="00127717"/>
    <w:rsid w:val="00127B8C"/>
    <w:rsid w:val="0013345B"/>
    <w:rsid w:val="00133492"/>
    <w:rsid w:val="00133894"/>
    <w:rsid w:val="0013656E"/>
    <w:rsid w:val="001377DF"/>
    <w:rsid w:val="00143C1D"/>
    <w:rsid w:val="00144071"/>
    <w:rsid w:val="00144B30"/>
    <w:rsid w:val="00147ED7"/>
    <w:rsid w:val="001526E2"/>
    <w:rsid w:val="001552C1"/>
    <w:rsid w:val="0016426B"/>
    <w:rsid w:val="00166F22"/>
    <w:rsid w:val="00174064"/>
    <w:rsid w:val="001740EE"/>
    <w:rsid w:val="00177B2D"/>
    <w:rsid w:val="0018586A"/>
    <w:rsid w:val="001872C2"/>
    <w:rsid w:val="00194A80"/>
    <w:rsid w:val="00196E8C"/>
    <w:rsid w:val="001A2104"/>
    <w:rsid w:val="001A2B52"/>
    <w:rsid w:val="001A2BA0"/>
    <w:rsid w:val="001B0537"/>
    <w:rsid w:val="001B218E"/>
    <w:rsid w:val="001B3F5E"/>
    <w:rsid w:val="001B51A1"/>
    <w:rsid w:val="001B5DE8"/>
    <w:rsid w:val="001B7EFA"/>
    <w:rsid w:val="001C2F37"/>
    <w:rsid w:val="001C6E8C"/>
    <w:rsid w:val="001D3182"/>
    <w:rsid w:val="001D73DB"/>
    <w:rsid w:val="001E12E3"/>
    <w:rsid w:val="001E3237"/>
    <w:rsid w:val="001E55EB"/>
    <w:rsid w:val="001E7CFB"/>
    <w:rsid w:val="001F5028"/>
    <w:rsid w:val="001F6320"/>
    <w:rsid w:val="002000DA"/>
    <w:rsid w:val="00200B1E"/>
    <w:rsid w:val="00201EA8"/>
    <w:rsid w:val="002034D6"/>
    <w:rsid w:val="00204E75"/>
    <w:rsid w:val="00206AD5"/>
    <w:rsid w:val="00216DB3"/>
    <w:rsid w:val="00222360"/>
    <w:rsid w:val="00223E50"/>
    <w:rsid w:val="00223EA2"/>
    <w:rsid w:val="00226057"/>
    <w:rsid w:val="0022751F"/>
    <w:rsid w:val="00231033"/>
    <w:rsid w:val="00231AFA"/>
    <w:rsid w:val="002406C3"/>
    <w:rsid w:val="0024189A"/>
    <w:rsid w:val="00241DAC"/>
    <w:rsid w:val="00242A2B"/>
    <w:rsid w:val="002514BE"/>
    <w:rsid w:val="00253E7D"/>
    <w:rsid w:val="0025487D"/>
    <w:rsid w:val="00255025"/>
    <w:rsid w:val="00273F67"/>
    <w:rsid w:val="0027461A"/>
    <w:rsid w:val="00275155"/>
    <w:rsid w:val="0027595B"/>
    <w:rsid w:val="0028606B"/>
    <w:rsid w:val="0028674D"/>
    <w:rsid w:val="002873CD"/>
    <w:rsid w:val="00292BFF"/>
    <w:rsid w:val="00293637"/>
    <w:rsid w:val="002974FA"/>
    <w:rsid w:val="002A0CD0"/>
    <w:rsid w:val="002A2D3A"/>
    <w:rsid w:val="002B127C"/>
    <w:rsid w:val="002B42E1"/>
    <w:rsid w:val="002C1429"/>
    <w:rsid w:val="002C20DF"/>
    <w:rsid w:val="002C22F2"/>
    <w:rsid w:val="002C334C"/>
    <w:rsid w:val="002C68B4"/>
    <w:rsid w:val="002D204E"/>
    <w:rsid w:val="002D64CD"/>
    <w:rsid w:val="002D6731"/>
    <w:rsid w:val="002D6ACD"/>
    <w:rsid w:val="002E3153"/>
    <w:rsid w:val="002E35DF"/>
    <w:rsid w:val="002E46BD"/>
    <w:rsid w:val="002E56B2"/>
    <w:rsid w:val="002E68D6"/>
    <w:rsid w:val="002F0849"/>
    <w:rsid w:val="002F1C32"/>
    <w:rsid w:val="002F4FE5"/>
    <w:rsid w:val="002F5586"/>
    <w:rsid w:val="002F5E2A"/>
    <w:rsid w:val="003164AE"/>
    <w:rsid w:val="00320A1C"/>
    <w:rsid w:val="00321BC1"/>
    <w:rsid w:val="00323FC3"/>
    <w:rsid w:val="003267EB"/>
    <w:rsid w:val="003305BB"/>
    <w:rsid w:val="00335436"/>
    <w:rsid w:val="00336560"/>
    <w:rsid w:val="0033706A"/>
    <w:rsid w:val="00344532"/>
    <w:rsid w:val="003473D9"/>
    <w:rsid w:val="0035234B"/>
    <w:rsid w:val="00353DFC"/>
    <w:rsid w:val="00354D74"/>
    <w:rsid w:val="00356011"/>
    <w:rsid w:val="00363F5D"/>
    <w:rsid w:val="003662D5"/>
    <w:rsid w:val="0037302D"/>
    <w:rsid w:val="00375EE7"/>
    <w:rsid w:val="00382295"/>
    <w:rsid w:val="00384CF4"/>
    <w:rsid w:val="00384E28"/>
    <w:rsid w:val="00392E97"/>
    <w:rsid w:val="00394271"/>
    <w:rsid w:val="003951F3"/>
    <w:rsid w:val="003967D0"/>
    <w:rsid w:val="00397FED"/>
    <w:rsid w:val="003A4277"/>
    <w:rsid w:val="003B05AC"/>
    <w:rsid w:val="003B22F4"/>
    <w:rsid w:val="003B5F59"/>
    <w:rsid w:val="003C32CF"/>
    <w:rsid w:val="003C573B"/>
    <w:rsid w:val="003D2F78"/>
    <w:rsid w:val="003D58E5"/>
    <w:rsid w:val="003D75E8"/>
    <w:rsid w:val="003D7B85"/>
    <w:rsid w:val="003E24AF"/>
    <w:rsid w:val="003F0633"/>
    <w:rsid w:val="003F1054"/>
    <w:rsid w:val="003F5B26"/>
    <w:rsid w:val="004025EF"/>
    <w:rsid w:val="00405D56"/>
    <w:rsid w:val="00406706"/>
    <w:rsid w:val="0041043B"/>
    <w:rsid w:val="00412237"/>
    <w:rsid w:val="00413C8D"/>
    <w:rsid w:val="00414A7E"/>
    <w:rsid w:val="00416DB4"/>
    <w:rsid w:val="004264DD"/>
    <w:rsid w:val="00435497"/>
    <w:rsid w:val="004441F8"/>
    <w:rsid w:val="004450F4"/>
    <w:rsid w:val="00447F1B"/>
    <w:rsid w:val="00450E3F"/>
    <w:rsid w:val="00453392"/>
    <w:rsid w:val="00456B97"/>
    <w:rsid w:val="00457595"/>
    <w:rsid w:val="00460A56"/>
    <w:rsid w:val="00471C61"/>
    <w:rsid w:val="00476154"/>
    <w:rsid w:val="004761F4"/>
    <w:rsid w:val="004769E6"/>
    <w:rsid w:val="00480946"/>
    <w:rsid w:val="00482BB9"/>
    <w:rsid w:val="004A298A"/>
    <w:rsid w:val="004A32F2"/>
    <w:rsid w:val="004A6CB5"/>
    <w:rsid w:val="004B029C"/>
    <w:rsid w:val="004B4149"/>
    <w:rsid w:val="004B4B26"/>
    <w:rsid w:val="004B7C40"/>
    <w:rsid w:val="004C71AF"/>
    <w:rsid w:val="004E115E"/>
    <w:rsid w:val="004E44A8"/>
    <w:rsid w:val="004E4C61"/>
    <w:rsid w:val="004E5DE3"/>
    <w:rsid w:val="004F1803"/>
    <w:rsid w:val="004F3E45"/>
    <w:rsid w:val="004F5CE6"/>
    <w:rsid w:val="004F5F07"/>
    <w:rsid w:val="00500611"/>
    <w:rsid w:val="00501AFA"/>
    <w:rsid w:val="005026FD"/>
    <w:rsid w:val="00507E3E"/>
    <w:rsid w:val="00514E4C"/>
    <w:rsid w:val="00517846"/>
    <w:rsid w:val="00524A63"/>
    <w:rsid w:val="00531876"/>
    <w:rsid w:val="005331DA"/>
    <w:rsid w:val="005363C6"/>
    <w:rsid w:val="00536A86"/>
    <w:rsid w:val="00537A31"/>
    <w:rsid w:val="00537E03"/>
    <w:rsid w:val="00544AD5"/>
    <w:rsid w:val="0054787A"/>
    <w:rsid w:val="00551322"/>
    <w:rsid w:val="00551A92"/>
    <w:rsid w:val="005555FE"/>
    <w:rsid w:val="00555A11"/>
    <w:rsid w:val="00556073"/>
    <w:rsid w:val="00564E76"/>
    <w:rsid w:val="005701EE"/>
    <w:rsid w:val="005727F4"/>
    <w:rsid w:val="00592252"/>
    <w:rsid w:val="00594F7A"/>
    <w:rsid w:val="005965B8"/>
    <w:rsid w:val="005A75D3"/>
    <w:rsid w:val="005B55E0"/>
    <w:rsid w:val="005B6C76"/>
    <w:rsid w:val="005C08EC"/>
    <w:rsid w:val="005C2C5E"/>
    <w:rsid w:val="005C46DE"/>
    <w:rsid w:val="005C4DD3"/>
    <w:rsid w:val="005C52F1"/>
    <w:rsid w:val="005C5FE2"/>
    <w:rsid w:val="005D2204"/>
    <w:rsid w:val="005D6809"/>
    <w:rsid w:val="005F100B"/>
    <w:rsid w:val="0060147E"/>
    <w:rsid w:val="006051E1"/>
    <w:rsid w:val="00611532"/>
    <w:rsid w:val="00613A84"/>
    <w:rsid w:val="0062145E"/>
    <w:rsid w:val="00622018"/>
    <w:rsid w:val="006236F3"/>
    <w:rsid w:val="006268BA"/>
    <w:rsid w:val="00632398"/>
    <w:rsid w:val="00632829"/>
    <w:rsid w:val="00634424"/>
    <w:rsid w:val="00636CB8"/>
    <w:rsid w:val="00637AFC"/>
    <w:rsid w:val="006440A0"/>
    <w:rsid w:val="006458F9"/>
    <w:rsid w:val="006464E5"/>
    <w:rsid w:val="00654E8D"/>
    <w:rsid w:val="00660815"/>
    <w:rsid w:val="00664F09"/>
    <w:rsid w:val="00671520"/>
    <w:rsid w:val="00671548"/>
    <w:rsid w:val="00672D44"/>
    <w:rsid w:val="0067640E"/>
    <w:rsid w:val="00677F4F"/>
    <w:rsid w:val="006806F9"/>
    <w:rsid w:val="00681939"/>
    <w:rsid w:val="00690D43"/>
    <w:rsid w:val="006A20BE"/>
    <w:rsid w:val="006A321B"/>
    <w:rsid w:val="006A60A6"/>
    <w:rsid w:val="006B2FD0"/>
    <w:rsid w:val="006B4DC0"/>
    <w:rsid w:val="006B63DA"/>
    <w:rsid w:val="006C11AB"/>
    <w:rsid w:val="006C53BA"/>
    <w:rsid w:val="006C6155"/>
    <w:rsid w:val="006D282C"/>
    <w:rsid w:val="006D2D91"/>
    <w:rsid w:val="006E0278"/>
    <w:rsid w:val="006E2344"/>
    <w:rsid w:val="006E480E"/>
    <w:rsid w:val="006E4A8D"/>
    <w:rsid w:val="006E5EF6"/>
    <w:rsid w:val="006E6118"/>
    <w:rsid w:val="006F0676"/>
    <w:rsid w:val="006F0960"/>
    <w:rsid w:val="006F19B5"/>
    <w:rsid w:val="006F38B7"/>
    <w:rsid w:val="007007A3"/>
    <w:rsid w:val="00704753"/>
    <w:rsid w:val="00704F4C"/>
    <w:rsid w:val="00706A59"/>
    <w:rsid w:val="00717920"/>
    <w:rsid w:val="00717A48"/>
    <w:rsid w:val="00720CA2"/>
    <w:rsid w:val="00721EB9"/>
    <w:rsid w:val="00723AB8"/>
    <w:rsid w:val="00724415"/>
    <w:rsid w:val="007250A2"/>
    <w:rsid w:val="00725121"/>
    <w:rsid w:val="00726239"/>
    <w:rsid w:val="00730F55"/>
    <w:rsid w:val="00733DC6"/>
    <w:rsid w:val="007363C3"/>
    <w:rsid w:val="0074310F"/>
    <w:rsid w:val="007507F0"/>
    <w:rsid w:val="00756190"/>
    <w:rsid w:val="00760523"/>
    <w:rsid w:val="00771508"/>
    <w:rsid w:val="007734B3"/>
    <w:rsid w:val="00776E99"/>
    <w:rsid w:val="007949B2"/>
    <w:rsid w:val="00797463"/>
    <w:rsid w:val="00797476"/>
    <w:rsid w:val="007A22AE"/>
    <w:rsid w:val="007A2B8B"/>
    <w:rsid w:val="007A6774"/>
    <w:rsid w:val="007A6C54"/>
    <w:rsid w:val="007A6E60"/>
    <w:rsid w:val="007B126A"/>
    <w:rsid w:val="007B2A7C"/>
    <w:rsid w:val="007B3E29"/>
    <w:rsid w:val="007C481F"/>
    <w:rsid w:val="007D02CF"/>
    <w:rsid w:val="007D61C7"/>
    <w:rsid w:val="007E13BE"/>
    <w:rsid w:val="007E2507"/>
    <w:rsid w:val="007E3A2D"/>
    <w:rsid w:val="007E6002"/>
    <w:rsid w:val="007F760F"/>
    <w:rsid w:val="00800281"/>
    <w:rsid w:val="00800E96"/>
    <w:rsid w:val="00805D78"/>
    <w:rsid w:val="008067BE"/>
    <w:rsid w:val="008149EC"/>
    <w:rsid w:val="008161E6"/>
    <w:rsid w:val="008200CC"/>
    <w:rsid w:val="00820C60"/>
    <w:rsid w:val="00820D7A"/>
    <w:rsid w:val="008270BD"/>
    <w:rsid w:val="008277D6"/>
    <w:rsid w:val="00830D39"/>
    <w:rsid w:val="00835B0A"/>
    <w:rsid w:val="00837244"/>
    <w:rsid w:val="00837285"/>
    <w:rsid w:val="008466DF"/>
    <w:rsid w:val="008516CF"/>
    <w:rsid w:val="00851C2A"/>
    <w:rsid w:val="00860747"/>
    <w:rsid w:val="00864323"/>
    <w:rsid w:val="008705A9"/>
    <w:rsid w:val="00870CCA"/>
    <w:rsid w:val="00871554"/>
    <w:rsid w:val="008735A1"/>
    <w:rsid w:val="00881170"/>
    <w:rsid w:val="00885AAE"/>
    <w:rsid w:val="008867D9"/>
    <w:rsid w:val="00892451"/>
    <w:rsid w:val="00893692"/>
    <w:rsid w:val="00893F23"/>
    <w:rsid w:val="008A01B4"/>
    <w:rsid w:val="008A0D95"/>
    <w:rsid w:val="008A1467"/>
    <w:rsid w:val="008A23BA"/>
    <w:rsid w:val="008A6CEF"/>
    <w:rsid w:val="008A7483"/>
    <w:rsid w:val="008A7E94"/>
    <w:rsid w:val="008B2CDF"/>
    <w:rsid w:val="008B51CF"/>
    <w:rsid w:val="008B56F5"/>
    <w:rsid w:val="008B5E3D"/>
    <w:rsid w:val="008B75FB"/>
    <w:rsid w:val="008B7649"/>
    <w:rsid w:val="008C5A04"/>
    <w:rsid w:val="008D12D8"/>
    <w:rsid w:val="008D1E32"/>
    <w:rsid w:val="008D6496"/>
    <w:rsid w:val="008D7F67"/>
    <w:rsid w:val="008E671B"/>
    <w:rsid w:val="008E6D7D"/>
    <w:rsid w:val="008F0627"/>
    <w:rsid w:val="008F1437"/>
    <w:rsid w:val="008F41A8"/>
    <w:rsid w:val="008F7719"/>
    <w:rsid w:val="008F771A"/>
    <w:rsid w:val="009017AD"/>
    <w:rsid w:val="00902718"/>
    <w:rsid w:val="009037FB"/>
    <w:rsid w:val="009051A7"/>
    <w:rsid w:val="009076E4"/>
    <w:rsid w:val="00907DEF"/>
    <w:rsid w:val="00910E21"/>
    <w:rsid w:val="0091218B"/>
    <w:rsid w:val="00913036"/>
    <w:rsid w:val="00913702"/>
    <w:rsid w:val="00915FEC"/>
    <w:rsid w:val="00923121"/>
    <w:rsid w:val="00924CFE"/>
    <w:rsid w:val="009250AD"/>
    <w:rsid w:val="0093539E"/>
    <w:rsid w:val="00935716"/>
    <w:rsid w:val="00935E9A"/>
    <w:rsid w:val="00936497"/>
    <w:rsid w:val="009379B4"/>
    <w:rsid w:val="00941016"/>
    <w:rsid w:val="009415A3"/>
    <w:rsid w:val="009566D6"/>
    <w:rsid w:val="00957402"/>
    <w:rsid w:val="00964865"/>
    <w:rsid w:val="00967E4E"/>
    <w:rsid w:val="00971B73"/>
    <w:rsid w:val="0097237C"/>
    <w:rsid w:val="00977433"/>
    <w:rsid w:val="009824F2"/>
    <w:rsid w:val="0098346C"/>
    <w:rsid w:val="0098531B"/>
    <w:rsid w:val="00990780"/>
    <w:rsid w:val="00992AFE"/>
    <w:rsid w:val="00997EBE"/>
    <w:rsid w:val="009A0B7A"/>
    <w:rsid w:val="009A25D8"/>
    <w:rsid w:val="009A475D"/>
    <w:rsid w:val="009A510F"/>
    <w:rsid w:val="009B0F35"/>
    <w:rsid w:val="009B5427"/>
    <w:rsid w:val="009B6D39"/>
    <w:rsid w:val="009C3F23"/>
    <w:rsid w:val="009C55C8"/>
    <w:rsid w:val="009C71B2"/>
    <w:rsid w:val="009D4B45"/>
    <w:rsid w:val="009E4158"/>
    <w:rsid w:val="009E4BF6"/>
    <w:rsid w:val="009E7BFF"/>
    <w:rsid w:val="009F166E"/>
    <w:rsid w:val="009F1E85"/>
    <w:rsid w:val="009F1FEE"/>
    <w:rsid w:val="00A03D6C"/>
    <w:rsid w:val="00A05C7A"/>
    <w:rsid w:val="00A06424"/>
    <w:rsid w:val="00A11BBE"/>
    <w:rsid w:val="00A14BB5"/>
    <w:rsid w:val="00A155F9"/>
    <w:rsid w:val="00A165E6"/>
    <w:rsid w:val="00A22C6B"/>
    <w:rsid w:val="00A23B22"/>
    <w:rsid w:val="00A279E4"/>
    <w:rsid w:val="00A27DC9"/>
    <w:rsid w:val="00A31F11"/>
    <w:rsid w:val="00A37AE0"/>
    <w:rsid w:val="00A40AB7"/>
    <w:rsid w:val="00A4232A"/>
    <w:rsid w:val="00A425AB"/>
    <w:rsid w:val="00A47D43"/>
    <w:rsid w:val="00A622A9"/>
    <w:rsid w:val="00A706B4"/>
    <w:rsid w:val="00A7457B"/>
    <w:rsid w:val="00A776EB"/>
    <w:rsid w:val="00A8021A"/>
    <w:rsid w:val="00A82FD3"/>
    <w:rsid w:val="00A925D4"/>
    <w:rsid w:val="00A940C9"/>
    <w:rsid w:val="00A9623C"/>
    <w:rsid w:val="00A96381"/>
    <w:rsid w:val="00AA2EEA"/>
    <w:rsid w:val="00AA5041"/>
    <w:rsid w:val="00AA7030"/>
    <w:rsid w:val="00AB185A"/>
    <w:rsid w:val="00AB1A49"/>
    <w:rsid w:val="00AB386D"/>
    <w:rsid w:val="00AB5307"/>
    <w:rsid w:val="00AB6C81"/>
    <w:rsid w:val="00AC4FE7"/>
    <w:rsid w:val="00AC6BEC"/>
    <w:rsid w:val="00AC704D"/>
    <w:rsid w:val="00AD422E"/>
    <w:rsid w:val="00AE3648"/>
    <w:rsid w:val="00AE48CF"/>
    <w:rsid w:val="00AE54A0"/>
    <w:rsid w:val="00AF1A7D"/>
    <w:rsid w:val="00B01394"/>
    <w:rsid w:val="00B01FD6"/>
    <w:rsid w:val="00B02006"/>
    <w:rsid w:val="00B0518B"/>
    <w:rsid w:val="00B14063"/>
    <w:rsid w:val="00B21B53"/>
    <w:rsid w:val="00B24D49"/>
    <w:rsid w:val="00B26240"/>
    <w:rsid w:val="00B32A36"/>
    <w:rsid w:val="00B35243"/>
    <w:rsid w:val="00B353B0"/>
    <w:rsid w:val="00B35BC0"/>
    <w:rsid w:val="00B3713F"/>
    <w:rsid w:val="00B37F58"/>
    <w:rsid w:val="00B4033E"/>
    <w:rsid w:val="00B42CB3"/>
    <w:rsid w:val="00B44664"/>
    <w:rsid w:val="00B458D7"/>
    <w:rsid w:val="00B53FDF"/>
    <w:rsid w:val="00B60DAD"/>
    <w:rsid w:val="00B618D6"/>
    <w:rsid w:val="00B62955"/>
    <w:rsid w:val="00B62977"/>
    <w:rsid w:val="00B70EE0"/>
    <w:rsid w:val="00B71648"/>
    <w:rsid w:val="00B7475A"/>
    <w:rsid w:val="00B83964"/>
    <w:rsid w:val="00B863F9"/>
    <w:rsid w:val="00B9605B"/>
    <w:rsid w:val="00B96074"/>
    <w:rsid w:val="00BA282C"/>
    <w:rsid w:val="00BB112D"/>
    <w:rsid w:val="00BB3F4F"/>
    <w:rsid w:val="00BC1E93"/>
    <w:rsid w:val="00BC6E3D"/>
    <w:rsid w:val="00BC79B5"/>
    <w:rsid w:val="00BD58D2"/>
    <w:rsid w:val="00BE01E8"/>
    <w:rsid w:val="00BE19B1"/>
    <w:rsid w:val="00BF16B0"/>
    <w:rsid w:val="00BF54C2"/>
    <w:rsid w:val="00BF59F1"/>
    <w:rsid w:val="00BF7C59"/>
    <w:rsid w:val="00C00485"/>
    <w:rsid w:val="00C03329"/>
    <w:rsid w:val="00C12C77"/>
    <w:rsid w:val="00C13A76"/>
    <w:rsid w:val="00C1754A"/>
    <w:rsid w:val="00C20DAD"/>
    <w:rsid w:val="00C32611"/>
    <w:rsid w:val="00C37790"/>
    <w:rsid w:val="00C37A1D"/>
    <w:rsid w:val="00C405DA"/>
    <w:rsid w:val="00C41AFE"/>
    <w:rsid w:val="00C45040"/>
    <w:rsid w:val="00C46E58"/>
    <w:rsid w:val="00C504B5"/>
    <w:rsid w:val="00C51FB9"/>
    <w:rsid w:val="00C55178"/>
    <w:rsid w:val="00C555EC"/>
    <w:rsid w:val="00C6262E"/>
    <w:rsid w:val="00C65912"/>
    <w:rsid w:val="00C67C4D"/>
    <w:rsid w:val="00C67DC8"/>
    <w:rsid w:val="00C826B6"/>
    <w:rsid w:val="00C834E9"/>
    <w:rsid w:val="00C86DC1"/>
    <w:rsid w:val="00C92ED3"/>
    <w:rsid w:val="00C953BD"/>
    <w:rsid w:val="00CA0EA1"/>
    <w:rsid w:val="00CA1373"/>
    <w:rsid w:val="00CA505E"/>
    <w:rsid w:val="00CC040F"/>
    <w:rsid w:val="00CC1CB4"/>
    <w:rsid w:val="00CC7E85"/>
    <w:rsid w:val="00CD2B8A"/>
    <w:rsid w:val="00CD62D4"/>
    <w:rsid w:val="00CD66FC"/>
    <w:rsid w:val="00CD6806"/>
    <w:rsid w:val="00CE0FA8"/>
    <w:rsid w:val="00CE2D03"/>
    <w:rsid w:val="00CF3FFA"/>
    <w:rsid w:val="00CF4DC9"/>
    <w:rsid w:val="00D01202"/>
    <w:rsid w:val="00D017B3"/>
    <w:rsid w:val="00D03B8A"/>
    <w:rsid w:val="00D124B7"/>
    <w:rsid w:val="00D16545"/>
    <w:rsid w:val="00D16741"/>
    <w:rsid w:val="00D21F2D"/>
    <w:rsid w:val="00D23A10"/>
    <w:rsid w:val="00D26773"/>
    <w:rsid w:val="00D2799B"/>
    <w:rsid w:val="00D27F97"/>
    <w:rsid w:val="00D371D4"/>
    <w:rsid w:val="00D45A1F"/>
    <w:rsid w:val="00D5049B"/>
    <w:rsid w:val="00D54B59"/>
    <w:rsid w:val="00D56D9B"/>
    <w:rsid w:val="00D616E9"/>
    <w:rsid w:val="00D62EAA"/>
    <w:rsid w:val="00D70020"/>
    <w:rsid w:val="00D72C8E"/>
    <w:rsid w:val="00D736C4"/>
    <w:rsid w:val="00D73AB1"/>
    <w:rsid w:val="00D917AC"/>
    <w:rsid w:val="00D9189E"/>
    <w:rsid w:val="00D9248D"/>
    <w:rsid w:val="00D94F9C"/>
    <w:rsid w:val="00DA10B4"/>
    <w:rsid w:val="00DA66EE"/>
    <w:rsid w:val="00DB0C28"/>
    <w:rsid w:val="00DB6909"/>
    <w:rsid w:val="00DC38D4"/>
    <w:rsid w:val="00DC71E7"/>
    <w:rsid w:val="00DD320D"/>
    <w:rsid w:val="00DD5260"/>
    <w:rsid w:val="00DD5F3F"/>
    <w:rsid w:val="00DD68BB"/>
    <w:rsid w:val="00DE1097"/>
    <w:rsid w:val="00DE1A50"/>
    <w:rsid w:val="00DE2429"/>
    <w:rsid w:val="00DE621F"/>
    <w:rsid w:val="00DE7D16"/>
    <w:rsid w:val="00DF42D1"/>
    <w:rsid w:val="00DF550E"/>
    <w:rsid w:val="00DF6A66"/>
    <w:rsid w:val="00E001FB"/>
    <w:rsid w:val="00E01E90"/>
    <w:rsid w:val="00E03620"/>
    <w:rsid w:val="00E07D2E"/>
    <w:rsid w:val="00E22731"/>
    <w:rsid w:val="00E25EF9"/>
    <w:rsid w:val="00E263FC"/>
    <w:rsid w:val="00E30A63"/>
    <w:rsid w:val="00E33273"/>
    <w:rsid w:val="00E33DCD"/>
    <w:rsid w:val="00E36800"/>
    <w:rsid w:val="00E561A8"/>
    <w:rsid w:val="00E618E9"/>
    <w:rsid w:val="00E62B6F"/>
    <w:rsid w:val="00E6412F"/>
    <w:rsid w:val="00E641B9"/>
    <w:rsid w:val="00E74FFF"/>
    <w:rsid w:val="00E752B7"/>
    <w:rsid w:val="00E7617F"/>
    <w:rsid w:val="00E9583F"/>
    <w:rsid w:val="00EA0DF1"/>
    <w:rsid w:val="00EB594A"/>
    <w:rsid w:val="00EB74FA"/>
    <w:rsid w:val="00EC6F3F"/>
    <w:rsid w:val="00EC7B86"/>
    <w:rsid w:val="00ED385A"/>
    <w:rsid w:val="00EE4BAD"/>
    <w:rsid w:val="00EF1E2F"/>
    <w:rsid w:val="00EF2D19"/>
    <w:rsid w:val="00F0189F"/>
    <w:rsid w:val="00F05BCC"/>
    <w:rsid w:val="00F12CA8"/>
    <w:rsid w:val="00F229CF"/>
    <w:rsid w:val="00F317B1"/>
    <w:rsid w:val="00F354D9"/>
    <w:rsid w:val="00F36A1C"/>
    <w:rsid w:val="00F42FD0"/>
    <w:rsid w:val="00F43C42"/>
    <w:rsid w:val="00F4582F"/>
    <w:rsid w:val="00F475F1"/>
    <w:rsid w:val="00F47B1E"/>
    <w:rsid w:val="00F529E3"/>
    <w:rsid w:val="00F54A19"/>
    <w:rsid w:val="00F61353"/>
    <w:rsid w:val="00F61874"/>
    <w:rsid w:val="00F70246"/>
    <w:rsid w:val="00F72239"/>
    <w:rsid w:val="00F72534"/>
    <w:rsid w:val="00F75C97"/>
    <w:rsid w:val="00F75E0C"/>
    <w:rsid w:val="00F80112"/>
    <w:rsid w:val="00F83A95"/>
    <w:rsid w:val="00F928FF"/>
    <w:rsid w:val="00F9314E"/>
    <w:rsid w:val="00F9589A"/>
    <w:rsid w:val="00F964C5"/>
    <w:rsid w:val="00F96BE2"/>
    <w:rsid w:val="00FA0CEA"/>
    <w:rsid w:val="00FA6E1F"/>
    <w:rsid w:val="00FB062F"/>
    <w:rsid w:val="00FB552E"/>
    <w:rsid w:val="00FB5B18"/>
    <w:rsid w:val="00FC082B"/>
    <w:rsid w:val="00FC327C"/>
    <w:rsid w:val="00FC5BA9"/>
    <w:rsid w:val="00FD0A39"/>
    <w:rsid w:val="00FD38BE"/>
    <w:rsid w:val="00FD42D9"/>
    <w:rsid w:val="00FD5898"/>
    <w:rsid w:val="00FE0AB2"/>
    <w:rsid w:val="00FE268B"/>
    <w:rsid w:val="00FE28DA"/>
    <w:rsid w:val="00FE2DB7"/>
    <w:rsid w:val="00FE765D"/>
    <w:rsid w:val="00FE777A"/>
    <w:rsid w:val="00FF2CD5"/>
    <w:rsid w:val="00FF50B3"/>
    <w:rsid w:val="00FF5158"/>
    <w:rsid w:val="00FF5A71"/>
    <w:rsid w:val="00FF6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52421"/>
  <w15:docId w15:val="{8E9A3D35-A78B-724E-9817-D007657D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4FA"/>
    <w:rPr>
      <w:rFonts w:ascii="Times New Roman" w:eastAsia="Times New Roman" w:hAnsi="Times New Roman"/>
      <w:sz w:val="24"/>
      <w:szCs w:val="24"/>
    </w:rPr>
  </w:style>
  <w:style w:type="paragraph" w:styleId="Heading1">
    <w:name w:val="heading 1"/>
    <w:basedOn w:val="Normal"/>
    <w:next w:val="Normal"/>
    <w:link w:val="Heading1Char"/>
    <w:uiPriority w:val="9"/>
    <w:qFormat/>
    <w:rsid w:val="005C52F1"/>
    <w:pPr>
      <w:keepNext/>
      <w:keepLines/>
      <w:numPr>
        <w:numId w:val="3"/>
      </w:numPr>
      <w:spacing w:before="480"/>
      <w:outlineLvl w:val="0"/>
    </w:pPr>
    <w:rPr>
      <w:b/>
      <w:bCs/>
      <w:szCs w:val="28"/>
    </w:rPr>
  </w:style>
  <w:style w:type="paragraph" w:styleId="Heading2">
    <w:name w:val="heading 2"/>
    <w:basedOn w:val="Normal"/>
    <w:next w:val="Normal"/>
    <w:link w:val="Heading2Char"/>
    <w:unhideWhenUsed/>
    <w:qFormat/>
    <w:rsid w:val="005C52F1"/>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D736C4"/>
    <w:pPr>
      <w:keepNext/>
      <w:keepLines/>
      <w:numPr>
        <w:numId w:val="18"/>
      </w:numPr>
      <w:spacing w:before="200"/>
      <w:outlineLvl w:val="2"/>
    </w:pPr>
    <w:rPr>
      <w:rFonts w:ascii="Cambria" w:hAnsi="Cambria"/>
      <w:b/>
      <w:bCs/>
      <w:color w:val="4F81BD"/>
    </w:rPr>
  </w:style>
  <w:style w:type="paragraph" w:styleId="Heading6">
    <w:name w:val="heading 6"/>
    <w:basedOn w:val="Normal"/>
    <w:next w:val="Normal"/>
    <w:link w:val="Heading6Char"/>
    <w:uiPriority w:val="9"/>
    <w:semiHidden/>
    <w:unhideWhenUsed/>
    <w:qFormat/>
    <w:rsid w:val="000C4528"/>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974FA"/>
    <w:pPr>
      <w:tabs>
        <w:tab w:val="center" w:pos="4680"/>
        <w:tab w:val="right" w:pos="9360"/>
      </w:tabs>
    </w:pPr>
  </w:style>
  <w:style w:type="character" w:customStyle="1" w:styleId="HeaderChar">
    <w:name w:val="Header Char"/>
    <w:basedOn w:val="DefaultParagraphFont"/>
    <w:link w:val="Header"/>
    <w:uiPriority w:val="99"/>
    <w:rsid w:val="002974FA"/>
  </w:style>
  <w:style w:type="paragraph" w:styleId="Footer">
    <w:name w:val="footer"/>
    <w:basedOn w:val="Normal"/>
    <w:link w:val="FooterChar"/>
    <w:uiPriority w:val="99"/>
    <w:unhideWhenUsed/>
    <w:rsid w:val="002974FA"/>
    <w:pPr>
      <w:tabs>
        <w:tab w:val="center" w:pos="4680"/>
        <w:tab w:val="right" w:pos="9360"/>
      </w:tabs>
    </w:pPr>
  </w:style>
  <w:style w:type="character" w:customStyle="1" w:styleId="FooterChar">
    <w:name w:val="Footer Char"/>
    <w:basedOn w:val="DefaultParagraphFont"/>
    <w:link w:val="Footer"/>
    <w:uiPriority w:val="99"/>
    <w:rsid w:val="002974FA"/>
  </w:style>
  <w:style w:type="paragraph" w:customStyle="1" w:styleId="Header-modulename">
    <w:name w:val="Header-module name"/>
    <w:basedOn w:val="Normal"/>
    <w:rsid w:val="002974FA"/>
    <w:pPr>
      <w:tabs>
        <w:tab w:val="right" w:pos="6192"/>
      </w:tabs>
      <w:spacing w:after="60" w:line="180" w:lineRule="atLeast"/>
      <w:jc w:val="right"/>
    </w:pPr>
    <w:rPr>
      <w:rFonts w:ascii="Arial" w:hAnsi="Arial"/>
      <w:b/>
      <w:sz w:val="28"/>
      <w:szCs w:val="20"/>
    </w:rPr>
  </w:style>
  <w:style w:type="paragraph" w:styleId="BalloonText">
    <w:name w:val="Balloon Text"/>
    <w:basedOn w:val="Normal"/>
    <w:link w:val="BalloonTextChar"/>
    <w:uiPriority w:val="99"/>
    <w:semiHidden/>
    <w:unhideWhenUsed/>
    <w:rsid w:val="002974FA"/>
    <w:rPr>
      <w:rFonts w:ascii="Tahoma" w:hAnsi="Tahoma" w:cs="Tahoma"/>
      <w:sz w:val="16"/>
      <w:szCs w:val="16"/>
    </w:rPr>
  </w:style>
  <w:style w:type="character" w:customStyle="1" w:styleId="BalloonTextChar">
    <w:name w:val="Balloon Text Char"/>
    <w:basedOn w:val="DefaultParagraphFont"/>
    <w:link w:val="BalloonText"/>
    <w:uiPriority w:val="99"/>
    <w:semiHidden/>
    <w:rsid w:val="002974FA"/>
    <w:rPr>
      <w:rFonts w:ascii="Tahoma" w:hAnsi="Tahoma" w:cs="Tahoma"/>
      <w:sz w:val="16"/>
      <w:szCs w:val="16"/>
    </w:rPr>
  </w:style>
  <w:style w:type="table" w:styleId="TableGrid">
    <w:name w:val="Table Grid"/>
    <w:basedOn w:val="TableNormal"/>
    <w:uiPriority w:val="59"/>
    <w:rsid w:val="002974F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20DAD"/>
    <w:pPr>
      <w:tabs>
        <w:tab w:val="left" w:pos="480"/>
        <w:tab w:val="right" w:leader="dot" w:pos="9350"/>
      </w:tabs>
      <w:spacing w:before="120" w:after="120"/>
    </w:pPr>
    <w:rPr>
      <w:rFonts w:ascii="Calibri" w:hAnsi="Calibri"/>
      <w:b/>
      <w:bCs/>
      <w:caps/>
      <w:sz w:val="20"/>
      <w:szCs w:val="20"/>
    </w:rPr>
  </w:style>
  <w:style w:type="paragraph" w:styleId="TOC2">
    <w:name w:val="toc 2"/>
    <w:basedOn w:val="Normal"/>
    <w:next w:val="Normal"/>
    <w:autoRedefine/>
    <w:uiPriority w:val="39"/>
    <w:unhideWhenUsed/>
    <w:rsid w:val="001B3F5E"/>
    <w:pPr>
      <w:tabs>
        <w:tab w:val="left" w:pos="540"/>
        <w:tab w:val="right" w:leader="dot" w:pos="9350"/>
      </w:tabs>
    </w:pPr>
    <w:rPr>
      <w:rFonts w:ascii="Calibri" w:hAnsi="Calibri"/>
      <w:b/>
      <w:smallCaps/>
      <w:noProof/>
      <w:sz w:val="20"/>
      <w:szCs w:val="20"/>
    </w:rPr>
  </w:style>
  <w:style w:type="paragraph" w:styleId="TOC3">
    <w:name w:val="toc 3"/>
    <w:basedOn w:val="Normal"/>
    <w:next w:val="Normal"/>
    <w:autoRedefine/>
    <w:uiPriority w:val="39"/>
    <w:unhideWhenUsed/>
    <w:rsid w:val="002974FA"/>
    <w:pPr>
      <w:ind w:left="480"/>
    </w:pPr>
    <w:rPr>
      <w:rFonts w:ascii="Calibri" w:hAnsi="Calibri"/>
      <w:i/>
      <w:iCs/>
      <w:sz w:val="20"/>
      <w:szCs w:val="20"/>
    </w:rPr>
  </w:style>
  <w:style w:type="paragraph" w:styleId="TOC4">
    <w:name w:val="toc 4"/>
    <w:basedOn w:val="Normal"/>
    <w:next w:val="Normal"/>
    <w:autoRedefine/>
    <w:uiPriority w:val="39"/>
    <w:unhideWhenUsed/>
    <w:rsid w:val="002974FA"/>
    <w:pPr>
      <w:ind w:left="720"/>
    </w:pPr>
    <w:rPr>
      <w:rFonts w:ascii="Calibri" w:hAnsi="Calibri"/>
      <w:sz w:val="18"/>
      <w:szCs w:val="18"/>
    </w:rPr>
  </w:style>
  <w:style w:type="paragraph" w:styleId="TOC5">
    <w:name w:val="toc 5"/>
    <w:basedOn w:val="Normal"/>
    <w:next w:val="Normal"/>
    <w:autoRedefine/>
    <w:uiPriority w:val="39"/>
    <w:unhideWhenUsed/>
    <w:rsid w:val="002974FA"/>
    <w:pPr>
      <w:ind w:left="960"/>
    </w:pPr>
    <w:rPr>
      <w:rFonts w:ascii="Calibri" w:hAnsi="Calibri"/>
      <w:sz w:val="18"/>
      <w:szCs w:val="18"/>
    </w:rPr>
  </w:style>
  <w:style w:type="paragraph" w:styleId="TOC6">
    <w:name w:val="toc 6"/>
    <w:basedOn w:val="Normal"/>
    <w:next w:val="Normal"/>
    <w:autoRedefine/>
    <w:uiPriority w:val="39"/>
    <w:unhideWhenUsed/>
    <w:rsid w:val="002974FA"/>
    <w:pPr>
      <w:ind w:left="1200"/>
    </w:pPr>
    <w:rPr>
      <w:rFonts w:ascii="Calibri" w:hAnsi="Calibri"/>
      <w:sz w:val="18"/>
      <w:szCs w:val="18"/>
    </w:rPr>
  </w:style>
  <w:style w:type="paragraph" w:styleId="TOC7">
    <w:name w:val="toc 7"/>
    <w:basedOn w:val="Normal"/>
    <w:next w:val="Normal"/>
    <w:autoRedefine/>
    <w:uiPriority w:val="39"/>
    <w:unhideWhenUsed/>
    <w:rsid w:val="002974FA"/>
    <w:pPr>
      <w:ind w:left="1440"/>
    </w:pPr>
    <w:rPr>
      <w:rFonts w:ascii="Calibri" w:hAnsi="Calibri"/>
      <w:sz w:val="18"/>
      <w:szCs w:val="18"/>
    </w:rPr>
  </w:style>
  <w:style w:type="paragraph" w:styleId="TOC8">
    <w:name w:val="toc 8"/>
    <w:basedOn w:val="Normal"/>
    <w:next w:val="Normal"/>
    <w:autoRedefine/>
    <w:uiPriority w:val="39"/>
    <w:unhideWhenUsed/>
    <w:rsid w:val="002974FA"/>
    <w:pPr>
      <w:ind w:left="1680"/>
    </w:pPr>
    <w:rPr>
      <w:rFonts w:ascii="Calibri" w:hAnsi="Calibri"/>
      <w:sz w:val="18"/>
      <w:szCs w:val="18"/>
    </w:rPr>
  </w:style>
  <w:style w:type="paragraph" w:styleId="TOC9">
    <w:name w:val="toc 9"/>
    <w:basedOn w:val="Normal"/>
    <w:next w:val="Normal"/>
    <w:autoRedefine/>
    <w:uiPriority w:val="39"/>
    <w:unhideWhenUsed/>
    <w:rsid w:val="002974FA"/>
    <w:pPr>
      <w:ind w:left="1920"/>
    </w:pPr>
    <w:rPr>
      <w:rFonts w:ascii="Calibri" w:hAnsi="Calibri"/>
      <w:sz w:val="18"/>
      <w:szCs w:val="18"/>
    </w:rPr>
  </w:style>
  <w:style w:type="character" w:styleId="Hyperlink">
    <w:name w:val="Hyperlink"/>
    <w:basedOn w:val="DefaultParagraphFont"/>
    <w:uiPriority w:val="99"/>
    <w:unhideWhenUsed/>
    <w:rsid w:val="002974FA"/>
    <w:rPr>
      <w:color w:val="0000FF"/>
      <w:u w:val="single"/>
    </w:rPr>
  </w:style>
  <w:style w:type="character" w:customStyle="1" w:styleId="Heading1Char">
    <w:name w:val="Heading 1 Char"/>
    <w:basedOn w:val="DefaultParagraphFont"/>
    <w:link w:val="Heading1"/>
    <w:uiPriority w:val="9"/>
    <w:rsid w:val="005C52F1"/>
    <w:rPr>
      <w:rFonts w:ascii="Times New Roman" w:eastAsia="Times New Roman" w:hAnsi="Times New Roman"/>
      <w:b/>
      <w:bCs/>
      <w:sz w:val="24"/>
      <w:szCs w:val="28"/>
    </w:rPr>
  </w:style>
  <w:style w:type="character" w:customStyle="1" w:styleId="Heading2Char">
    <w:name w:val="Heading 2 Char"/>
    <w:basedOn w:val="DefaultParagraphFont"/>
    <w:link w:val="Heading2"/>
    <w:rsid w:val="005C52F1"/>
    <w:rPr>
      <w:rFonts w:ascii="Times New Roman" w:eastAsia="Times New Roman" w:hAnsi="Times New Roman"/>
      <w:b/>
      <w:bCs/>
      <w:sz w:val="24"/>
      <w:szCs w:val="26"/>
      <w:lang w:val="en-US" w:eastAsia="en-US"/>
    </w:rPr>
  </w:style>
  <w:style w:type="paragraph" w:styleId="ListParagraph">
    <w:name w:val="List Paragraph"/>
    <w:basedOn w:val="Normal"/>
    <w:uiPriority w:val="34"/>
    <w:qFormat/>
    <w:rsid w:val="001872C2"/>
    <w:pPr>
      <w:numPr>
        <w:numId w:val="6"/>
      </w:numPr>
      <w:spacing w:after="200" w:line="276" w:lineRule="auto"/>
      <w:contextualSpacing/>
      <w:jc w:val="both"/>
    </w:pPr>
    <w:rPr>
      <w:rFonts w:eastAsia="Calibri"/>
    </w:rPr>
  </w:style>
  <w:style w:type="paragraph" w:styleId="BodyText">
    <w:name w:val="Body Text"/>
    <w:basedOn w:val="Normal"/>
    <w:link w:val="BodyTextChar"/>
    <w:autoRedefine/>
    <w:rsid w:val="00435497"/>
    <w:pPr>
      <w:spacing w:line="280" w:lineRule="atLeast"/>
      <w:ind w:left="360"/>
      <w:jc w:val="both"/>
    </w:pPr>
    <w:rPr>
      <w:rFonts w:asciiTheme="minorHAnsi" w:hAnsiTheme="minorHAnsi" w:cs="Arial"/>
      <w:color w:val="000000"/>
      <w:spacing w:val="2"/>
      <w:sz w:val="22"/>
      <w:szCs w:val="22"/>
      <w:lang w:val="en-GB"/>
    </w:rPr>
  </w:style>
  <w:style w:type="character" w:customStyle="1" w:styleId="BodyTextChar">
    <w:name w:val="Body Text Char"/>
    <w:basedOn w:val="DefaultParagraphFont"/>
    <w:link w:val="BodyText"/>
    <w:rsid w:val="00435497"/>
    <w:rPr>
      <w:rFonts w:asciiTheme="minorHAnsi" w:eastAsia="Times New Roman" w:hAnsiTheme="minorHAnsi" w:cs="Arial"/>
      <w:color w:val="000000"/>
      <w:spacing w:val="2"/>
      <w:sz w:val="22"/>
      <w:szCs w:val="22"/>
      <w:lang w:val="en-GB"/>
    </w:rPr>
  </w:style>
  <w:style w:type="paragraph" w:customStyle="1" w:styleId="121Level12">
    <w:name w:val="12.1 Level 12"/>
    <w:basedOn w:val="Heading6"/>
    <w:autoRedefine/>
    <w:rsid w:val="000C4528"/>
    <w:pPr>
      <w:keepLines w:val="0"/>
      <w:numPr>
        <w:ilvl w:val="1"/>
        <w:numId w:val="2"/>
      </w:numPr>
      <w:tabs>
        <w:tab w:val="left" w:pos="1680"/>
      </w:tabs>
      <w:suppressAutoHyphens/>
      <w:spacing w:before="0"/>
    </w:pPr>
    <w:rPr>
      <w:rFonts w:ascii="Arial" w:hAnsi="Arial"/>
      <w:b/>
      <w:i w:val="0"/>
      <w:iCs w:val="0"/>
      <w:color w:val="auto"/>
      <w:spacing w:val="-2"/>
      <w:sz w:val="22"/>
      <w:szCs w:val="20"/>
    </w:rPr>
  </w:style>
  <w:style w:type="character" w:customStyle="1" w:styleId="Heading6Char">
    <w:name w:val="Heading 6 Char"/>
    <w:basedOn w:val="DefaultParagraphFont"/>
    <w:link w:val="Heading6"/>
    <w:uiPriority w:val="9"/>
    <w:semiHidden/>
    <w:rsid w:val="000C4528"/>
    <w:rPr>
      <w:rFonts w:ascii="Cambria" w:eastAsia="Times New Roman" w:hAnsi="Cambria" w:cs="Times New Roman"/>
      <w:i/>
      <w:iCs/>
      <w:color w:val="243F60"/>
      <w:sz w:val="24"/>
      <w:szCs w:val="24"/>
    </w:rPr>
  </w:style>
  <w:style w:type="paragraph" w:styleId="BodyTextIndent3">
    <w:name w:val="Body Text Indent 3"/>
    <w:basedOn w:val="Normal"/>
    <w:link w:val="BodyTextIndent3Char"/>
    <w:uiPriority w:val="99"/>
    <w:unhideWhenUsed/>
    <w:rsid w:val="00D736C4"/>
    <w:pPr>
      <w:spacing w:after="120"/>
      <w:ind w:left="283"/>
    </w:pPr>
    <w:rPr>
      <w:sz w:val="16"/>
      <w:szCs w:val="16"/>
    </w:rPr>
  </w:style>
  <w:style w:type="character" w:customStyle="1" w:styleId="BodyTextIndent3Char">
    <w:name w:val="Body Text Indent 3 Char"/>
    <w:basedOn w:val="DefaultParagraphFont"/>
    <w:link w:val="BodyTextIndent3"/>
    <w:uiPriority w:val="99"/>
    <w:rsid w:val="00D736C4"/>
    <w:rPr>
      <w:rFonts w:ascii="Times New Roman" w:eastAsia="Times New Roman" w:hAnsi="Times New Roman" w:cs="Times New Roman"/>
      <w:sz w:val="16"/>
      <w:szCs w:val="16"/>
    </w:rPr>
  </w:style>
  <w:style w:type="paragraph" w:customStyle="1" w:styleId="MultiLevel1">
    <w:name w:val="Multi Level 1"/>
    <w:basedOn w:val="Normal"/>
    <w:autoRedefine/>
    <w:rsid w:val="00D736C4"/>
    <w:pPr>
      <w:tabs>
        <w:tab w:val="num" w:pos="720"/>
      </w:tabs>
      <w:spacing w:after="120"/>
      <w:ind w:left="1440"/>
    </w:pPr>
    <w:rPr>
      <w:rFonts w:ascii="Arial" w:hAnsi="Arial"/>
      <w:b/>
      <w:spacing w:val="-2"/>
      <w:sz w:val="22"/>
      <w:szCs w:val="22"/>
    </w:rPr>
  </w:style>
  <w:style w:type="character" w:customStyle="1" w:styleId="Heading3Char">
    <w:name w:val="Heading 3 Char"/>
    <w:basedOn w:val="DefaultParagraphFont"/>
    <w:link w:val="Heading3"/>
    <w:uiPriority w:val="9"/>
    <w:rsid w:val="00D736C4"/>
    <w:rPr>
      <w:rFonts w:ascii="Cambria" w:eastAsia="Times New Roman" w:hAnsi="Cambria" w:cs="Times New Roman"/>
      <w:b/>
      <w:bCs/>
      <w:color w:val="4F81BD"/>
      <w:sz w:val="24"/>
      <w:szCs w:val="24"/>
    </w:rPr>
  </w:style>
  <w:style w:type="character" w:styleId="CommentReference">
    <w:name w:val="annotation reference"/>
    <w:basedOn w:val="DefaultParagraphFont"/>
    <w:uiPriority w:val="99"/>
    <w:semiHidden/>
    <w:unhideWhenUsed/>
    <w:rsid w:val="00A925D4"/>
    <w:rPr>
      <w:sz w:val="16"/>
      <w:szCs w:val="16"/>
    </w:rPr>
  </w:style>
  <w:style w:type="paragraph" w:styleId="CommentText">
    <w:name w:val="annotation text"/>
    <w:basedOn w:val="Normal"/>
    <w:link w:val="CommentTextChar"/>
    <w:uiPriority w:val="99"/>
    <w:semiHidden/>
    <w:unhideWhenUsed/>
    <w:rsid w:val="00A925D4"/>
    <w:rPr>
      <w:sz w:val="20"/>
      <w:szCs w:val="20"/>
    </w:rPr>
  </w:style>
  <w:style w:type="character" w:customStyle="1" w:styleId="CommentTextChar">
    <w:name w:val="Comment Text Char"/>
    <w:basedOn w:val="DefaultParagraphFont"/>
    <w:link w:val="CommentText"/>
    <w:uiPriority w:val="99"/>
    <w:semiHidden/>
    <w:rsid w:val="00A925D4"/>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A925D4"/>
    <w:rPr>
      <w:b/>
      <w:bCs/>
    </w:rPr>
  </w:style>
  <w:style w:type="character" w:customStyle="1" w:styleId="CommentSubjectChar">
    <w:name w:val="Comment Subject Char"/>
    <w:basedOn w:val="CommentTextChar"/>
    <w:link w:val="CommentSubject"/>
    <w:uiPriority w:val="99"/>
    <w:semiHidden/>
    <w:rsid w:val="00A925D4"/>
    <w:rPr>
      <w:rFonts w:ascii="Times New Roman" w:eastAsia="Times New Roman" w:hAnsi="Times New Roman"/>
      <w:b/>
      <w:bCs/>
    </w:rPr>
  </w:style>
  <w:style w:type="paragraph" w:styleId="Title">
    <w:name w:val="Title"/>
    <w:basedOn w:val="Normal"/>
    <w:link w:val="TitleChar"/>
    <w:qFormat/>
    <w:rsid w:val="00FE268B"/>
    <w:pPr>
      <w:keepNext/>
      <w:spacing w:after="240"/>
      <w:jc w:val="center"/>
      <w:outlineLvl w:val="0"/>
    </w:pPr>
    <w:rPr>
      <w:rFonts w:ascii="Arial" w:hAnsi="Arial" w:cs="Arial"/>
      <w:b/>
      <w:bCs/>
      <w:kern w:val="28"/>
      <w:sz w:val="22"/>
      <w:szCs w:val="32"/>
      <w:u w:val="single"/>
    </w:rPr>
  </w:style>
  <w:style w:type="character" w:customStyle="1" w:styleId="TitleChar">
    <w:name w:val="Title Char"/>
    <w:basedOn w:val="DefaultParagraphFont"/>
    <w:link w:val="Title"/>
    <w:rsid w:val="00FE268B"/>
    <w:rPr>
      <w:rFonts w:ascii="Arial" w:eastAsia="Times New Roman" w:hAnsi="Arial" w:cs="Arial"/>
      <w:b/>
      <w:bCs/>
      <w:kern w:val="28"/>
      <w:sz w:val="22"/>
      <w:szCs w:val="32"/>
      <w:u w:val="single"/>
    </w:rPr>
  </w:style>
  <w:style w:type="paragraph" w:styleId="NoSpacing">
    <w:name w:val="No Spacing"/>
    <w:uiPriority w:val="1"/>
    <w:qFormat/>
    <w:rsid w:val="00AF1A7D"/>
    <w:rPr>
      <w:rFonts w:ascii="Times New Roman" w:eastAsia="Times New Roman" w:hAnsi="Times New Roman"/>
      <w:sz w:val="24"/>
      <w:szCs w:val="24"/>
    </w:rPr>
  </w:style>
  <w:style w:type="character" w:customStyle="1" w:styleId="TableTextChar1">
    <w:name w:val="Table Text Char1"/>
    <w:link w:val="TableText"/>
    <w:locked/>
    <w:rsid w:val="00E74FFF"/>
    <w:rPr>
      <w:rFonts w:ascii="Tahoma" w:hAnsi="Tahoma" w:cs="Tahoma"/>
      <w:sz w:val="22"/>
      <w:lang w:val="en-CA"/>
    </w:rPr>
  </w:style>
  <w:style w:type="paragraph" w:customStyle="1" w:styleId="TableText">
    <w:name w:val="Table Text"/>
    <w:basedOn w:val="Normal"/>
    <w:link w:val="TableTextChar1"/>
    <w:rsid w:val="00E74FFF"/>
    <w:pPr>
      <w:spacing w:before="40" w:after="40" w:line="280" w:lineRule="atLeast"/>
    </w:pPr>
    <w:rPr>
      <w:rFonts w:ascii="Tahoma" w:eastAsia="Calibri" w:hAnsi="Tahoma" w:cs="Tahoma"/>
      <w:sz w:val="22"/>
      <w:szCs w:val="20"/>
      <w:lang w:val="en-CA"/>
    </w:rPr>
  </w:style>
  <w:style w:type="character" w:customStyle="1" w:styleId="TableheadingChar">
    <w:name w:val="Table heading Char"/>
    <w:link w:val="Tableheading"/>
    <w:locked/>
    <w:rsid w:val="00E74FFF"/>
    <w:rPr>
      <w:rFonts w:ascii="Tahoma" w:hAnsi="Tahoma" w:cs="Tahoma"/>
      <w:b/>
      <w:sz w:val="22"/>
      <w:lang w:val="en-CA"/>
    </w:rPr>
  </w:style>
  <w:style w:type="paragraph" w:customStyle="1" w:styleId="Tableheading">
    <w:name w:val="Table heading"/>
    <w:basedOn w:val="Normal"/>
    <w:link w:val="TableheadingChar"/>
    <w:rsid w:val="00E74FFF"/>
    <w:pPr>
      <w:spacing w:before="40" w:after="40" w:line="280" w:lineRule="atLeast"/>
      <w:jc w:val="both"/>
    </w:pPr>
    <w:rPr>
      <w:rFonts w:ascii="Tahoma" w:eastAsia="Calibri" w:hAnsi="Tahoma" w:cs="Tahoma"/>
      <w:b/>
      <w:sz w:val="22"/>
      <w:szCs w:val="20"/>
      <w:lang w:val="en-CA"/>
    </w:rPr>
  </w:style>
  <w:style w:type="paragraph" w:styleId="ListBullet">
    <w:name w:val="List Bullet"/>
    <w:basedOn w:val="Normal"/>
    <w:unhideWhenUsed/>
    <w:rsid w:val="00E33DCD"/>
    <w:pPr>
      <w:numPr>
        <w:numId w:val="17"/>
      </w:numPr>
      <w:tabs>
        <w:tab w:val="left" w:pos="714"/>
      </w:tabs>
      <w:spacing w:before="120" w:line="280" w:lineRule="atLeast"/>
      <w:jc w:val="both"/>
    </w:pPr>
    <w:rPr>
      <w:rFonts w:ascii="Tahoma" w:hAnsi="Tahoma"/>
      <w:sz w:val="22"/>
      <w:szCs w:val="20"/>
      <w:lang w:val="en-CA"/>
    </w:rPr>
  </w:style>
  <w:style w:type="paragraph" w:styleId="Caption">
    <w:name w:val="caption"/>
    <w:basedOn w:val="Normal"/>
    <w:next w:val="Normal"/>
    <w:qFormat/>
    <w:rsid w:val="00721EB9"/>
    <w:pPr>
      <w:spacing w:before="120" w:after="120"/>
    </w:pPr>
    <w:rPr>
      <w:rFonts w:ascii="Tahoma" w:hAnsi="Tahoma"/>
      <w:b/>
      <w:bCs/>
      <w:szCs w:val="20"/>
      <w:lang w:val="en-CA"/>
    </w:rPr>
  </w:style>
  <w:style w:type="paragraph" w:styleId="Revision">
    <w:name w:val="Revision"/>
    <w:hidden/>
    <w:uiPriority w:val="99"/>
    <w:semiHidden/>
    <w:rsid w:val="00AB1A4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5892">
      <w:bodyDiv w:val="1"/>
      <w:marLeft w:val="0"/>
      <w:marRight w:val="0"/>
      <w:marTop w:val="0"/>
      <w:marBottom w:val="0"/>
      <w:divBdr>
        <w:top w:val="none" w:sz="0" w:space="0" w:color="auto"/>
        <w:left w:val="none" w:sz="0" w:space="0" w:color="auto"/>
        <w:bottom w:val="none" w:sz="0" w:space="0" w:color="auto"/>
        <w:right w:val="none" w:sz="0" w:space="0" w:color="auto"/>
      </w:divBdr>
    </w:div>
    <w:div w:id="137458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4D66C9D78098B4BA7B525F370189FAA" ma:contentTypeVersion="3" ma:contentTypeDescription="Create a new document." ma:contentTypeScope="" ma:versionID="88fe5175b12f47f7b95a5cef38bbafcc">
  <xsd:schema xmlns:xsd="http://www.w3.org/2001/XMLSchema" xmlns:xs="http://www.w3.org/2001/XMLSchema" xmlns:p="http://schemas.microsoft.com/office/2006/metadata/properties" xmlns:ns2="15e5c79a-c37f-414d-b742-e73663c0ad15" targetNamespace="http://schemas.microsoft.com/office/2006/metadata/properties" ma:root="true" ma:fieldsID="9e49dbf8a1a6a56a19ce19e60169a0d4" ns2:_="">
    <xsd:import namespace="15e5c79a-c37f-414d-b742-e73663c0ad15"/>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5c79a-c37f-414d-b742-e73663c0ad1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89640-0903-4A34-ACCE-463983D55622}">
  <ds:schemaRefs>
    <ds:schemaRef ds:uri="http://schemas.openxmlformats.org/officeDocument/2006/bibliography"/>
  </ds:schemaRefs>
</ds:datastoreItem>
</file>

<file path=customXml/itemProps2.xml><?xml version="1.0" encoding="utf-8"?>
<ds:datastoreItem xmlns:ds="http://schemas.openxmlformats.org/officeDocument/2006/customXml" ds:itemID="{1CF20EDA-E187-45BD-A531-BC5BB4453271}">
  <ds:schemaRefs>
    <ds:schemaRef ds:uri="http://schemas.microsoft.com/sharepoint/v3/contenttype/forms"/>
  </ds:schemaRefs>
</ds:datastoreItem>
</file>

<file path=customXml/itemProps3.xml><?xml version="1.0" encoding="utf-8"?>
<ds:datastoreItem xmlns:ds="http://schemas.openxmlformats.org/officeDocument/2006/customXml" ds:itemID="{CCB05192-FBC1-4446-8CC8-1BAEA04AFC7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131D96B-38F1-40A4-AFA8-5F95E128F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5c79a-c37f-414d-b742-e73663c0ad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73E9869-4FC1-45D1-9A7E-78E4F6803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3180</Words>
  <Characters>18190</Characters>
  <Application>Microsoft Office Word</Application>
  <DocSecurity>0</DocSecurity>
  <Lines>466</Lines>
  <Paragraphs>254</Paragraphs>
  <ScaleCrop>false</ScaleCrop>
  <HeadingPairs>
    <vt:vector size="2" baseType="variant">
      <vt:variant>
        <vt:lpstr>Title</vt:lpstr>
      </vt:variant>
      <vt:variant>
        <vt:i4>1</vt:i4>
      </vt:variant>
    </vt:vector>
  </HeadingPairs>
  <TitlesOfParts>
    <vt:vector size="1" baseType="lpstr">
      <vt:lpstr/>
    </vt:vector>
  </TitlesOfParts>
  <Company>Pembina Pipeline</Company>
  <LinksUpToDate>false</LinksUpToDate>
  <CharactersWithSpaces>21116</CharactersWithSpaces>
  <SharedDoc>false</SharedDoc>
  <HLinks>
    <vt:vector size="138" baseType="variant">
      <vt:variant>
        <vt:i4>7471171</vt:i4>
      </vt:variant>
      <vt:variant>
        <vt:i4>135</vt:i4>
      </vt:variant>
      <vt:variant>
        <vt:i4>0</vt:i4>
      </vt:variant>
      <vt:variant>
        <vt:i4>5</vt:i4>
      </vt:variant>
      <vt:variant>
        <vt:lpwstr>mailto:kmccool@pembina.com</vt:lpwstr>
      </vt:variant>
      <vt:variant>
        <vt:lpwstr/>
      </vt:variant>
      <vt:variant>
        <vt:i4>1048625</vt:i4>
      </vt:variant>
      <vt:variant>
        <vt:i4>128</vt:i4>
      </vt:variant>
      <vt:variant>
        <vt:i4>0</vt:i4>
      </vt:variant>
      <vt:variant>
        <vt:i4>5</vt:i4>
      </vt:variant>
      <vt:variant>
        <vt:lpwstr/>
      </vt:variant>
      <vt:variant>
        <vt:lpwstr>_Toc329681327</vt:lpwstr>
      </vt:variant>
      <vt:variant>
        <vt:i4>1048625</vt:i4>
      </vt:variant>
      <vt:variant>
        <vt:i4>122</vt:i4>
      </vt:variant>
      <vt:variant>
        <vt:i4>0</vt:i4>
      </vt:variant>
      <vt:variant>
        <vt:i4>5</vt:i4>
      </vt:variant>
      <vt:variant>
        <vt:lpwstr/>
      </vt:variant>
      <vt:variant>
        <vt:lpwstr>_Toc329681326</vt:lpwstr>
      </vt:variant>
      <vt:variant>
        <vt:i4>1048625</vt:i4>
      </vt:variant>
      <vt:variant>
        <vt:i4>116</vt:i4>
      </vt:variant>
      <vt:variant>
        <vt:i4>0</vt:i4>
      </vt:variant>
      <vt:variant>
        <vt:i4>5</vt:i4>
      </vt:variant>
      <vt:variant>
        <vt:lpwstr/>
      </vt:variant>
      <vt:variant>
        <vt:lpwstr>_Toc329681325</vt:lpwstr>
      </vt:variant>
      <vt:variant>
        <vt:i4>1048625</vt:i4>
      </vt:variant>
      <vt:variant>
        <vt:i4>110</vt:i4>
      </vt:variant>
      <vt:variant>
        <vt:i4>0</vt:i4>
      </vt:variant>
      <vt:variant>
        <vt:i4>5</vt:i4>
      </vt:variant>
      <vt:variant>
        <vt:lpwstr/>
      </vt:variant>
      <vt:variant>
        <vt:lpwstr>_Toc329681324</vt:lpwstr>
      </vt:variant>
      <vt:variant>
        <vt:i4>1048625</vt:i4>
      </vt:variant>
      <vt:variant>
        <vt:i4>104</vt:i4>
      </vt:variant>
      <vt:variant>
        <vt:i4>0</vt:i4>
      </vt:variant>
      <vt:variant>
        <vt:i4>5</vt:i4>
      </vt:variant>
      <vt:variant>
        <vt:lpwstr/>
      </vt:variant>
      <vt:variant>
        <vt:lpwstr>_Toc329681323</vt:lpwstr>
      </vt:variant>
      <vt:variant>
        <vt:i4>1048625</vt:i4>
      </vt:variant>
      <vt:variant>
        <vt:i4>98</vt:i4>
      </vt:variant>
      <vt:variant>
        <vt:i4>0</vt:i4>
      </vt:variant>
      <vt:variant>
        <vt:i4>5</vt:i4>
      </vt:variant>
      <vt:variant>
        <vt:lpwstr/>
      </vt:variant>
      <vt:variant>
        <vt:lpwstr>_Toc329681322</vt:lpwstr>
      </vt:variant>
      <vt:variant>
        <vt:i4>1245233</vt:i4>
      </vt:variant>
      <vt:variant>
        <vt:i4>92</vt:i4>
      </vt:variant>
      <vt:variant>
        <vt:i4>0</vt:i4>
      </vt:variant>
      <vt:variant>
        <vt:i4>5</vt:i4>
      </vt:variant>
      <vt:variant>
        <vt:lpwstr/>
      </vt:variant>
      <vt:variant>
        <vt:lpwstr>_Toc329681317</vt:lpwstr>
      </vt:variant>
      <vt:variant>
        <vt:i4>1245233</vt:i4>
      </vt:variant>
      <vt:variant>
        <vt:i4>86</vt:i4>
      </vt:variant>
      <vt:variant>
        <vt:i4>0</vt:i4>
      </vt:variant>
      <vt:variant>
        <vt:i4>5</vt:i4>
      </vt:variant>
      <vt:variant>
        <vt:lpwstr/>
      </vt:variant>
      <vt:variant>
        <vt:lpwstr>_Toc329681316</vt:lpwstr>
      </vt:variant>
      <vt:variant>
        <vt:i4>1245233</vt:i4>
      </vt:variant>
      <vt:variant>
        <vt:i4>80</vt:i4>
      </vt:variant>
      <vt:variant>
        <vt:i4>0</vt:i4>
      </vt:variant>
      <vt:variant>
        <vt:i4>5</vt:i4>
      </vt:variant>
      <vt:variant>
        <vt:lpwstr/>
      </vt:variant>
      <vt:variant>
        <vt:lpwstr>_Toc329681315</vt:lpwstr>
      </vt:variant>
      <vt:variant>
        <vt:i4>1245233</vt:i4>
      </vt:variant>
      <vt:variant>
        <vt:i4>74</vt:i4>
      </vt:variant>
      <vt:variant>
        <vt:i4>0</vt:i4>
      </vt:variant>
      <vt:variant>
        <vt:i4>5</vt:i4>
      </vt:variant>
      <vt:variant>
        <vt:lpwstr/>
      </vt:variant>
      <vt:variant>
        <vt:lpwstr>_Toc329681314</vt:lpwstr>
      </vt:variant>
      <vt:variant>
        <vt:i4>1245233</vt:i4>
      </vt:variant>
      <vt:variant>
        <vt:i4>68</vt:i4>
      </vt:variant>
      <vt:variant>
        <vt:i4>0</vt:i4>
      </vt:variant>
      <vt:variant>
        <vt:i4>5</vt:i4>
      </vt:variant>
      <vt:variant>
        <vt:lpwstr/>
      </vt:variant>
      <vt:variant>
        <vt:lpwstr>_Toc329681313</vt:lpwstr>
      </vt:variant>
      <vt:variant>
        <vt:i4>1245233</vt:i4>
      </vt:variant>
      <vt:variant>
        <vt:i4>62</vt:i4>
      </vt:variant>
      <vt:variant>
        <vt:i4>0</vt:i4>
      </vt:variant>
      <vt:variant>
        <vt:i4>5</vt:i4>
      </vt:variant>
      <vt:variant>
        <vt:lpwstr/>
      </vt:variant>
      <vt:variant>
        <vt:lpwstr>_Toc329681312</vt:lpwstr>
      </vt:variant>
      <vt:variant>
        <vt:i4>1245233</vt:i4>
      </vt:variant>
      <vt:variant>
        <vt:i4>56</vt:i4>
      </vt:variant>
      <vt:variant>
        <vt:i4>0</vt:i4>
      </vt:variant>
      <vt:variant>
        <vt:i4>5</vt:i4>
      </vt:variant>
      <vt:variant>
        <vt:lpwstr/>
      </vt:variant>
      <vt:variant>
        <vt:lpwstr>_Toc329681311</vt:lpwstr>
      </vt:variant>
      <vt:variant>
        <vt:i4>1245233</vt:i4>
      </vt:variant>
      <vt:variant>
        <vt:i4>50</vt:i4>
      </vt:variant>
      <vt:variant>
        <vt:i4>0</vt:i4>
      </vt:variant>
      <vt:variant>
        <vt:i4>5</vt:i4>
      </vt:variant>
      <vt:variant>
        <vt:lpwstr/>
      </vt:variant>
      <vt:variant>
        <vt:lpwstr>_Toc329681310</vt:lpwstr>
      </vt:variant>
      <vt:variant>
        <vt:i4>1179697</vt:i4>
      </vt:variant>
      <vt:variant>
        <vt:i4>44</vt:i4>
      </vt:variant>
      <vt:variant>
        <vt:i4>0</vt:i4>
      </vt:variant>
      <vt:variant>
        <vt:i4>5</vt:i4>
      </vt:variant>
      <vt:variant>
        <vt:lpwstr/>
      </vt:variant>
      <vt:variant>
        <vt:lpwstr>_Toc329681309</vt:lpwstr>
      </vt:variant>
      <vt:variant>
        <vt:i4>1179697</vt:i4>
      </vt:variant>
      <vt:variant>
        <vt:i4>38</vt:i4>
      </vt:variant>
      <vt:variant>
        <vt:i4>0</vt:i4>
      </vt:variant>
      <vt:variant>
        <vt:i4>5</vt:i4>
      </vt:variant>
      <vt:variant>
        <vt:lpwstr/>
      </vt:variant>
      <vt:variant>
        <vt:lpwstr>_Toc329681308</vt:lpwstr>
      </vt:variant>
      <vt:variant>
        <vt:i4>1179697</vt:i4>
      </vt:variant>
      <vt:variant>
        <vt:i4>32</vt:i4>
      </vt:variant>
      <vt:variant>
        <vt:i4>0</vt:i4>
      </vt:variant>
      <vt:variant>
        <vt:i4>5</vt:i4>
      </vt:variant>
      <vt:variant>
        <vt:lpwstr/>
      </vt:variant>
      <vt:variant>
        <vt:lpwstr>_Toc329681307</vt:lpwstr>
      </vt:variant>
      <vt:variant>
        <vt:i4>1179697</vt:i4>
      </vt:variant>
      <vt:variant>
        <vt:i4>26</vt:i4>
      </vt:variant>
      <vt:variant>
        <vt:i4>0</vt:i4>
      </vt:variant>
      <vt:variant>
        <vt:i4>5</vt:i4>
      </vt:variant>
      <vt:variant>
        <vt:lpwstr/>
      </vt:variant>
      <vt:variant>
        <vt:lpwstr>_Toc329681306</vt:lpwstr>
      </vt:variant>
      <vt:variant>
        <vt:i4>1179697</vt:i4>
      </vt:variant>
      <vt:variant>
        <vt:i4>20</vt:i4>
      </vt:variant>
      <vt:variant>
        <vt:i4>0</vt:i4>
      </vt:variant>
      <vt:variant>
        <vt:i4>5</vt:i4>
      </vt:variant>
      <vt:variant>
        <vt:lpwstr/>
      </vt:variant>
      <vt:variant>
        <vt:lpwstr>_Toc329681305</vt:lpwstr>
      </vt:variant>
      <vt:variant>
        <vt:i4>1179697</vt:i4>
      </vt:variant>
      <vt:variant>
        <vt:i4>14</vt:i4>
      </vt:variant>
      <vt:variant>
        <vt:i4>0</vt:i4>
      </vt:variant>
      <vt:variant>
        <vt:i4>5</vt:i4>
      </vt:variant>
      <vt:variant>
        <vt:lpwstr/>
      </vt:variant>
      <vt:variant>
        <vt:lpwstr>_Toc329681304</vt:lpwstr>
      </vt:variant>
      <vt:variant>
        <vt:i4>1179697</vt:i4>
      </vt:variant>
      <vt:variant>
        <vt:i4>8</vt:i4>
      </vt:variant>
      <vt:variant>
        <vt:i4>0</vt:i4>
      </vt:variant>
      <vt:variant>
        <vt:i4>5</vt:i4>
      </vt:variant>
      <vt:variant>
        <vt:lpwstr/>
      </vt:variant>
      <vt:variant>
        <vt:lpwstr>_Toc329681303</vt:lpwstr>
      </vt:variant>
      <vt:variant>
        <vt:i4>1179697</vt:i4>
      </vt:variant>
      <vt:variant>
        <vt:i4>2</vt:i4>
      </vt:variant>
      <vt:variant>
        <vt:i4>0</vt:i4>
      </vt:variant>
      <vt:variant>
        <vt:i4>5</vt:i4>
      </vt:variant>
      <vt:variant>
        <vt:lpwstr/>
      </vt:variant>
      <vt:variant>
        <vt:lpwstr>_Toc329681302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Tyler Johnson</dc:creator>
  <cp:lastModifiedBy>Rick Judson</cp:lastModifiedBy>
  <cp:revision>2</cp:revision>
  <cp:lastPrinted>2016-07-11T04:24:00Z</cp:lastPrinted>
  <dcterms:created xsi:type="dcterms:W3CDTF">2026-02-02T00:41:00Z</dcterms:created>
  <dcterms:modified xsi:type="dcterms:W3CDTF">2026-02-02T00:41:00Z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0x010100E4D66C9D78098B4BA7B525F370189FAA</vt:lpwstr>
  </property>
</Properties>
</file>